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xmlns:w16du="http://schemas.microsoft.com/office/word/2023/wordml/word16du" mc:Ignorable="w14 w15 wp14">
  <w:body>
    <w:p w:rsidR="15F2F8D1" w:rsidP="15F2F8D1" w:rsidRDefault="15F2F8D1" w14:paraId="19E78020" w14:textId="5539781B">
      <w:pPr>
        <w:spacing w:after="160"/>
        <w:ind w:firstLine="0"/>
        <w:rPr>
          <w:sz w:val="48"/>
          <w:szCs w:val="48"/>
          <w:lang w:val="en-US"/>
        </w:rPr>
        <w:sectPr>
          <w:footerReference w:type="first" r:id="rId3"/>
          <w:pgSz w:w="11906" w:h="16838" w:orient="portrait"/>
          <w:pgMar w:top="540" w:right="893" w:bottom="1440" w:left="893" w:header="720" w:footer="720" w:gutter="0"/>
          <w:pgNumType w:start="1"/>
          <w:cols w:space="720" w:num="1"/>
          <w:titlePg/>
          <w:headerReference w:type="default" r:id="R761599b570cf4887"/>
          <w:headerReference w:type="first" r:id="R4f1d96d668774449"/>
          <w:footerReference w:type="default" r:id="R04566364884a4ee7"/>
        </w:sectPr>
      </w:pPr>
    </w:p>
    <w:p xmlns:wp14="http://schemas.microsoft.com/office/word/2010/wordml" w14:paraId="672A6659" wp14:textId="77777777">
      <w:pPr>
        <w:jc w:val="both"/>
        <w:sectPr>
          <w:type w:val="continuous"/>
          <w:pgSz w:w="11906" w:h="16838" w:orient="portrait"/>
          <w:pgMar w:top="450" w:right="893" w:bottom="1440" w:left="893" w:header="720" w:footer="720" w:gutter="0"/>
          <w:cols w:equalWidth="0" w:num="2">
            <w:col w:w="4700" w:space="720"/>
            <w:col w:w="4700"/>
          </w:cols>
          <w:headerReference w:type="default" r:id="R2cd00ac77d764536"/>
          <w:headerReference w:type="first" r:id="R35eaeeb36a504424"/>
          <w:footerReference w:type="default" r:id="R7cb0705059b04e9e"/>
        </w:sectPr>
      </w:pPr>
    </w:p>
    <w:p xmlns:wp14="http://schemas.microsoft.com/office/word/2010/wordml" w14:paraId="0A37501D" wp14:textId="77777777">
      <w:pPr>
        <w:jc w:val="both"/>
        <w:sectPr>
          <w:type w:val="continuous"/>
          <w:pgSz w:w="11906" w:h="16838" w:orient="portrait"/>
          <w:pgMar w:top="450" w:right="893" w:bottom="1440" w:left="893" w:header="720" w:footer="720" w:gutter="0"/>
          <w:cols w:equalWidth="0" w:num="2">
            <w:col w:w="4700" w:space="720"/>
            <w:col w:w="4700"/>
          </w:cols>
          <w:headerReference w:type="default" r:id="R7c63964de6394fb0"/>
          <w:headerReference w:type="first" r:id="R17018ea369da480d"/>
          <w:footerReference w:type="default" r:id="R71e5dfc4a639404b"/>
        </w:sectPr>
      </w:pPr>
    </w:p>
    <w:p w:rsidR="2A0580B3" w:rsidP="1B3E2AE1" w:rsidRDefault="2A0580B3" w14:paraId="36F830FA" w14:textId="60713435">
      <w:pPr>
        <w:ind w:firstLine="0"/>
        <w:jc w:val="both"/>
        <w:rPr>
          <w:b w:val="1"/>
          <w:bCs w:val="1"/>
          <w:i w:val="1"/>
          <w:iCs w:val="1"/>
          <w:lang w:val="en-US"/>
        </w:rPr>
      </w:pPr>
      <w:r w:rsidRPr="1B3E2AE1" w:rsidR="400834A8">
        <w:rPr>
          <w:b w:val="1"/>
          <w:bCs w:val="1"/>
          <w:i w:val="1"/>
          <w:iCs w:val="1"/>
          <w:lang w:val="en-US"/>
        </w:rPr>
        <w:t>Abstract</w:t>
      </w:r>
      <w:r w:rsidRPr="1B3E2AE1" w:rsidR="400834A8">
        <w:rPr>
          <w:b w:val="1"/>
          <w:bCs w:val="1"/>
          <w:lang w:val="en-US"/>
        </w:rPr>
        <w:t xml:space="preserve">—This study investigates the implementation of four natural language processing (NLP) tasks text classification, sentiment analysis, part-of-speech (POS) tagging, and text summarization using both manually labeled and sourced datasets. Each model was trained and evaluated using </w:t>
      </w:r>
      <w:r w:rsidRPr="1B3E2AE1" w:rsidR="400834A8">
        <w:rPr>
          <w:b w:val="1"/>
          <w:bCs w:val="1"/>
          <w:lang w:val="en-US"/>
        </w:rPr>
        <w:t>appropriate preprocessing</w:t>
      </w:r>
      <w:r w:rsidRPr="1B3E2AE1" w:rsidR="400834A8">
        <w:rPr>
          <w:b w:val="1"/>
          <w:bCs w:val="1"/>
          <w:lang w:val="en-US"/>
        </w:rPr>
        <w:t xml:space="preserve"> techniques and tailored hyperparameters to </w:t>
      </w:r>
      <w:r w:rsidRPr="1B3E2AE1" w:rsidR="400834A8">
        <w:rPr>
          <w:b w:val="1"/>
          <w:bCs w:val="1"/>
          <w:lang w:val="en-US"/>
        </w:rPr>
        <w:t>optimize</w:t>
      </w:r>
      <w:r w:rsidRPr="1B3E2AE1" w:rsidR="400834A8">
        <w:rPr>
          <w:b w:val="1"/>
          <w:bCs w:val="1"/>
          <w:lang w:val="en-US"/>
        </w:rPr>
        <w:t xml:space="preserve"> performance. The text classification and sentiment analysis models </w:t>
      </w:r>
      <w:r w:rsidRPr="1B3E2AE1" w:rsidR="400834A8">
        <w:rPr>
          <w:b w:val="1"/>
          <w:bCs w:val="1"/>
          <w:lang w:val="en-US"/>
        </w:rPr>
        <w:t>demonstrated</w:t>
      </w:r>
      <w:r w:rsidRPr="1B3E2AE1" w:rsidR="400834A8">
        <w:rPr>
          <w:b w:val="1"/>
          <w:bCs w:val="1"/>
          <w:lang w:val="en-US"/>
        </w:rPr>
        <w:t xml:space="preserve"> high precision and F1 scores, highlighting the importance of </w:t>
      </w:r>
      <w:r w:rsidRPr="1B3E2AE1" w:rsidR="400834A8">
        <w:rPr>
          <w:b w:val="1"/>
          <w:bCs w:val="1"/>
          <w:lang w:val="en-US"/>
        </w:rPr>
        <w:t>accurate</w:t>
      </w:r>
      <w:r w:rsidRPr="1B3E2AE1" w:rsidR="400834A8">
        <w:rPr>
          <w:b w:val="1"/>
          <w:bCs w:val="1"/>
          <w:lang w:val="en-US"/>
        </w:rPr>
        <w:t xml:space="preserve"> manual labeling. POS tagging on COVID-19-related tweets achieved reliable token-level predictions, while extractive text summarization produced concise and informative summaries, evaluated using ROUGE metrics. The study underscores the critical role of data quality, careful preprocessing, and hyperparameter selection in achieving robust NLP models. Iterative experimentation and trial-and-error processes were essential in </w:t>
      </w:r>
      <w:r w:rsidRPr="1B3E2AE1" w:rsidR="400834A8">
        <w:rPr>
          <w:b w:val="1"/>
          <w:bCs w:val="1"/>
          <w:lang w:val="en-US"/>
        </w:rPr>
        <w:t>optimizing</w:t>
      </w:r>
      <w:r w:rsidRPr="1B3E2AE1" w:rsidR="400834A8">
        <w:rPr>
          <w:b w:val="1"/>
          <w:bCs w:val="1"/>
          <w:lang w:val="en-US"/>
        </w:rPr>
        <w:t xml:space="preserve"> model performance, and future work may explore alternative pipelines and hyperparameter configurations to further enhance model </w:t>
      </w:r>
      <w:bookmarkStart w:name="_Int_LvwQymtq" w:id="993620840"/>
      <w:r w:rsidRPr="1B3E2AE1" w:rsidR="400834A8">
        <w:rPr>
          <w:b w:val="1"/>
          <w:bCs w:val="1"/>
          <w:lang w:val="en-US"/>
        </w:rPr>
        <w:t>generalization.</w:t>
      </w:r>
      <w:bookmarkEnd w:id="993620840"/>
    </w:p>
    <w:p xmlns:wp14="http://schemas.microsoft.com/office/word/2010/wordml" w:rsidP="15F2F8D1" w14:paraId="6DA0CF44" wp14:textId="77777777">
      <w:pPr>
        <w:ind w:firstLine="274"/>
        <w:jc w:val="both"/>
        <w:rPr>
          <w:b w:val="1"/>
          <w:bCs w:val="1"/>
          <w:i w:val="1"/>
          <w:iCs w:val="1"/>
          <w:lang w:val="en-US"/>
        </w:rPr>
      </w:pPr>
      <w:r w:rsidRPr="15F2F8D1" w:rsidR="15F2F8D1">
        <w:rPr>
          <w:b w:val="1"/>
          <w:bCs w:val="1"/>
          <w:i w:val="1"/>
          <w:iCs w:val="1"/>
          <w:lang w:val="en-US"/>
        </w:rPr>
        <w:t xml:space="preserve">Keywords—Natural Language Processing, Text Classification, Sentiment Analysis, Part-of-Speech Tagging, Text Summarization, </w:t>
      </w:r>
      <w:r w:rsidRPr="15F2F8D1" w:rsidR="15F2F8D1">
        <w:rPr>
          <w:b w:val="1"/>
          <w:bCs w:val="1"/>
          <w:i w:val="1"/>
          <w:iCs w:val="1"/>
          <w:lang w:val="en-US"/>
        </w:rPr>
        <w:t>SpaCy</w:t>
      </w:r>
      <w:r w:rsidRPr="15F2F8D1" w:rsidR="15F2F8D1">
        <w:rPr>
          <w:b w:val="1"/>
          <w:bCs w:val="1"/>
          <w:i w:val="1"/>
          <w:iCs w:val="1"/>
          <w:lang w:val="en-US"/>
        </w:rPr>
        <w:t>, ROUGE Metrics, Hyperparameter Tuning, Data Preprocessing</w:t>
      </w:r>
    </w:p>
    <w:p w:rsidR="15F2F8D1" w:rsidP="15F2F8D1" w:rsidRDefault="15F2F8D1" w14:paraId="0FB66B06" w14:textId="0201178C">
      <w:pPr>
        <w:ind w:firstLine="274"/>
        <w:jc w:val="both"/>
        <w:rPr>
          <w:b w:val="1"/>
          <w:bCs w:val="1"/>
          <w:i w:val="1"/>
          <w:iCs w:val="1"/>
          <w:lang w:val="en-US"/>
        </w:rPr>
      </w:pPr>
    </w:p>
    <w:p xmlns:wp14="http://schemas.microsoft.com/office/word/2010/wordml" w:rsidP="15F2F8D1" w14:paraId="3E7A9F1C" wp14:textId="77777777">
      <w:pPr>
        <w:pStyle w:val="2"/>
        <w:numPr>
          <w:ilvl w:val="0"/>
          <w:numId w:val="1"/>
        </w:numPr>
        <w:spacing w:after="0"/>
        <w:rPr>
          <w:b w:val="1"/>
          <w:bCs w:val="1"/>
        </w:rPr>
      </w:pPr>
      <w:r w:rsidRPr="15F2F8D1" w:rsidR="2A0580B3">
        <w:rPr>
          <w:b w:val="1"/>
          <w:bCs w:val="1"/>
        </w:rPr>
        <w:t xml:space="preserve">  INTRODUCTION</w:t>
      </w:r>
    </w:p>
    <w:p w:rsidR="15F2F8D1" w:rsidP="15F2F8D1" w:rsidRDefault="15F2F8D1" w14:paraId="24B2B25D" w14:textId="40A38996">
      <w:pPr>
        <w:pStyle w:val="1"/>
      </w:pPr>
    </w:p>
    <w:p w:rsidR="7E4ACD70" w:rsidP="15F2F8D1" w:rsidRDefault="7E4ACD70" w14:paraId="0054801B" w14:textId="03DEB076">
      <w:pPr>
        <w:ind w:firstLine="720"/>
        <w:jc w:val="both"/>
      </w:pPr>
      <w:r w:rsidRPr="15F2F8D1" w:rsidR="7E4ACD70">
        <w:rPr>
          <w:lang w:val="en-US"/>
        </w:rPr>
        <w:t>In a world that depends on data to help us make decisions, it has become more important than ever to extract insightful information from raw data in a myriad of scientific and engineering disciplines. The task of data unloading must happen before any responsible machine learning or statistical modeling can occur. Data must be examined, cleaned, and prepared before it is used in possible predictive models; otherwise, the performance of the model could be wrecked altogether by noise, missing values, or differences in the same variable, such as coding.</w:t>
      </w:r>
    </w:p>
    <w:p w:rsidR="15F2F8D1" w:rsidP="15F2F8D1" w:rsidRDefault="15F2F8D1" w14:paraId="09E885AB" w14:textId="26C44F8C">
      <w:pPr>
        <w:ind w:firstLine="720"/>
        <w:jc w:val="both"/>
        <w:rPr>
          <w:lang w:val="en-US"/>
        </w:rPr>
      </w:pPr>
    </w:p>
    <w:p w:rsidR="15F2F8D1" w:rsidP="15F2F8D1" w:rsidRDefault="15F2F8D1" w14:paraId="0A22E25D" w14:textId="3B5ED418">
      <w:pPr>
        <w:pStyle w:val="1"/>
        <w:ind w:firstLine="720"/>
        <w:jc w:val="both"/>
        <w:rPr>
          <w:rFonts w:ascii="Times New Roman" w:hAnsi="Times New Roman" w:eastAsia="Times New Roman" w:cs="Times New Roman"/>
          <w:noProof w:val="0"/>
          <w:lang w:val="en-US"/>
        </w:rPr>
      </w:pPr>
      <w:r w:rsidRPr="1B3E2AE1" w:rsidR="2DFA0D38">
        <w:rPr>
          <w:rFonts w:ascii="Times New Roman" w:hAnsi="Times New Roman" w:eastAsia="Times New Roman" w:cs="Times New Roman"/>
          <w:noProof w:val="0"/>
          <w:lang w:val="en-US"/>
        </w:rPr>
        <w:t xml:space="preserve">Data </w:t>
      </w:r>
      <w:r w:rsidRPr="1B3E2AE1" w:rsidR="61668282">
        <w:rPr>
          <w:rFonts w:ascii="Times New Roman" w:hAnsi="Times New Roman" w:eastAsia="Times New Roman" w:cs="Times New Roman"/>
          <w:noProof w:val="0"/>
          <w:lang w:val="en-US"/>
        </w:rPr>
        <w:t>preprocessing,</w:t>
      </w:r>
      <w:r w:rsidRPr="1B3E2AE1" w:rsidR="2DFA0D38">
        <w:rPr>
          <w:rFonts w:ascii="Times New Roman" w:hAnsi="Times New Roman" w:eastAsia="Times New Roman" w:cs="Times New Roman"/>
          <w:noProof w:val="0"/>
          <w:lang w:val="en-US"/>
        </w:rPr>
        <w:t xml:space="preserve"> which involves tasks that include imputation, normalization, and handling duplicates and encoding, is a key </w:t>
      </w:r>
      <w:r w:rsidRPr="1B3E2AE1" w:rsidR="2DFA0D38">
        <w:rPr>
          <w:rFonts w:ascii="Times New Roman" w:hAnsi="Times New Roman" w:eastAsia="Times New Roman" w:cs="Times New Roman"/>
          <w:noProof w:val="0"/>
          <w:lang w:val="en-US"/>
        </w:rPr>
        <w:t>component</w:t>
      </w:r>
      <w:r w:rsidRPr="1B3E2AE1" w:rsidR="2DFA0D38">
        <w:rPr>
          <w:rFonts w:ascii="Times New Roman" w:hAnsi="Times New Roman" w:eastAsia="Times New Roman" w:cs="Times New Roman"/>
          <w:noProof w:val="0"/>
          <w:lang w:val="en-US"/>
        </w:rPr>
        <w:t xml:space="preserve"> to ensure the quality of the data and therefore its accuracy and robustness as a model. As Arya </w:t>
      </w:r>
      <w:r w:rsidRPr="1B3E2AE1" w:rsidR="2DFA0D38">
        <w:rPr>
          <w:rFonts w:ascii="Times New Roman" w:hAnsi="Times New Roman" w:eastAsia="Times New Roman" w:cs="Times New Roman"/>
          <w:noProof w:val="0"/>
          <w:lang w:val="en-US"/>
        </w:rPr>
        <w:t>Brijith</w:t>
      </w:r>
      <w:r w:rsidRPr="1B3E2AE1" w:rsidR="2DFA0D38">
        <w:rPr>
          <w:rFonts w:ascii="Times New Roman" w:hAnsi="Times New Roman" w:eastAsia="Times New Roman" w:cs="Times New Roman"/>
          <w:noProof w:val="0"/>
          <w:lang w:val="en-US"/>
        </w:rPr>
        <w:t xml:space="preserve"> et al. note, preprocessing is widely considered as a "distinguished step" since the raw data quality has a direct impact on the success of machine learning models [1]. Similarly, </w:t>
      </w:r>
      <w:r w:rsidRPr="1B3E2AE1" w:rsidR="2DFA0D38">
        <w:rPr>
          <w:rFonts w:ascii="Times New Roman" w:hAnsi="Times New Roman" w:eastAsia="Times New Roman" w:cs="Times New Roman"/>
          <w:noProof w:val="0"/>
          <w:lang w:val="en-US"/>
        </w:rPr>
        <w:t>Kotsiantis</w:t>
      </w:r>
      <w:r w:rsidRPr="1B3E2AE1" w:rsidR="2DFA0D38">
        <w:rPr>
          <w:rFonts w:ascii="Times New Roman" w:hAnsi="Times New Roman" w:eastAsia="Times New Roman" w:cs="Times New Roman"/>
          <w:noProof w:val="0"/>
          <w:lang w:val="en-US"/>
        </w:rPr>
        <w:t xml:space="preserve"> et al. note that the steps of data cleaning, </w:t>
      </w:r>
      <w:r w:rsidRPr="1B3E2AE1" w:rsidR="2DFA0D38">
        <w:rPr>
          <w:rFonts w:ascii="Times New Roman" w:hAnsi="Times New Roman" w:eastAsia="Times New Roman" w:cs="Times New Roman"/>
          <w:noProof w:val="0"/>
          <w:lang w:val="en-US"/>
        </w:rPr>
        <w:t>identifying</w:t>
      </w:r>
      <w:r w:rsidRPr="1B3E2AE1" w:rsidR="2DFA0D38">
        <w:rPr>
          <w:rFonts w:ascii="Times New Roman" w:hAnsi="Times New Roman" w:eastAsia="Times New Roman" w:cs="Times New Roman"/>
          <w:noProof w:val="0"/>
          <w:lang w:val="en-US"/>
        </w:rPr>
        <w:t xml:space="preserve"> outliers and removing duplicates are essential steps for preparing data to supervised machine learning tasks [2]. Furthermore, modern surveys on data preprocessing highlight that poor handling of missing or noisy data is likely to cause errors propagating and is likely to negatively affect the performance of </w:t>
      </w:r>
      <w:r w:rsidRPr="1B3E2AE1" w:rsidR="2DFA0D38">
        <w:rPr>
          <w:rFonts w:ascii="Times New Roman" w:hAnsi="Times New Roman" w:eastAsia="Times New Roman" w:cs="Times New Roman"/>
          <w:noProof w:val="0"/>
          <w:lang w:val="en-US"/>
        </w:rPr>
        <w:t>subsequent</w:t>
      </w:r>
      <w:r w:rsidRPr="1B3E2AE1" w:rsidR="2DFA0D38">
        <w:rPr>
          <w:rFonts w:ascii="Times New Roman" w:hAnsi="Times New Roman" w:eastAsia="Times New Roman" w:cs="Times New Roman"/>
          <w:noProof w:val="0"/>
          <w:lang w:val="en-US"/>
        </w:rPr>
        <w:t xml:space="preserve"> analyses [3].</w:t>
      </w:r>
    </w:p>
    <w:p w:rsidR="6C95B98B" w:rsidP="022FA525" w:rsidRDefault="6C95B98B" w14:paraId="59F18F96" w14:textId="6100CAB5">
      <w:pPr>
        <w:pStyle w:val="1"/>
        <w:ind w:firstLine="720"/>
        <w:jc w:val="both"/>
        <w:rPr>
          <w:rFonts w:ascii="Times New Roman" w:hAnsi="Times New Roman" w:eastAsia="Times New Roman" w:cs="Times New Roman"/>
          <w:noProof w:val="0"/>
          <w:lang w:val="en-US"/>
        </w:rPr>
      </w:pPr>
      <w:r w:rsidRPr="15F2F8D1" w:rsidR="07550270">
        <w:rPr>
          <w:rFonts w:ascii="Times New Roman" w:hAnsi="Times New Roman" w:eastAsia="Times New Roman" w:cs="Times New Roman"/>
          <w:noProof w:val="0"/>
          <w:lang w:val="en-US"/>
        </w:rPr>
        <w:t>In this work, we present an end-to-end implementation of the concepts covered in the lecture “Unveiling the Data” using a chosen real-world dataset. The workflow is structured into three major parts:</w:t>
      </w:r>
    </w:p>
    <w:p w:rsidR="15F2F8D1" w:rsidP="15F2F8D1" w:rsidRDefault="15F2F8D1" w14:paraId="6D3C92FC" w14:textId="754E9158">
      <w:pPr>
        <w:pStyle w:val="1"/>
        <w:ind w:firstLine="720"/>
        <w:jc w:val="both"/>
        <w:rPr>
          <w:rFonts w:ascii="Times New Roman" w:hAnsi="Times New Roman" w:eastAsia="Times New Roman" w:cs="Times New Roman"/>
          <w:noProof w:val="0"/>
          <w:lang w:val="en-US"/>
        </w:rPr>
      </w:pPr>
    </w:p>
    <w:p w:rsidR="6C95B98B" w:rsidP="022FA525" w:rsidRDefault="6C95B98B" w14:paraId="36D2EDBF" w14:textId="1395EA1B">
      <w:pPr>
        <w:pStyle w:val="18"/>
        <w:numPr>
          <w:ilvl w:val="0"/>
          <w:numId w:val="13"/>
        </w:numPr>
        <w:jc w:val="both"/>
        <w:rPr>
          <w:rFonts w:ascii="Times New Roman" w:hAnsi="Times New Roman" w:eastAsia="Times New Roman" w:cs="Times New Roman"/>
          <w:noProof w:val="0"/>
          <w:lang w:val="en-US"/>
        </w:rPr>
      </w:pPr>
      <w:r w:rsidRPr="15F2F8D1" w:rsidR="07550270">
        <w:rPr>
          <w:rFonts w:ascii="Times New Roman" w:hAnsi="Times New Roman" w:eastAsia="Times New Roman" w:cs="Times New Roman"/>
          <w:noProof w:val="0"/>
          <w:lang w:val="en-US"/>
        </w:rPr>
        <w:t>Exploratory data analysis (EDA)</w:t>
      </w:r>
      <w:r w:rsidRPr="15F2F8D1" w:rsidR="75D3B6A9">
        <w:rPr>
          <w:rFonts w:ascii="Times New Roman" w:hAnsi="Times New Roman" w:eastAsia="Times New Roman" w:cs="Times New Roman"/>
          <w:noProof w:val="0"/>
          <w:lang w:val="en-US"/>
        </w:rPr>
        <w:t>:</w:t>
      </w:r>
      <w:r w:rsidRPr="15F2F8D1" w:rsidR="07550270">
        <w:rPr>
          <w:rFonts w:ascii="Times New Roman" w:hAnsi="Times New Roman" w:eastAsia="Times New Roman" w:cs="Times New Roman"/>
          <w:noProof w:val="0"/>
          <w:lang w:val="en-US"/>
        </w:rPr>
        <w:t xml:space="preserve"> loading the dataset, checking dimensions, structure, missing values, and summary statistics;</w:t>
      </w:r>
    </w:p>
    <w:p w:rsidR="15F2F8D1" w:rsidP="15F2F8D1" w:rsidRDefault="15F2F8D1" w14:paraId="587827B9" w14:textId="4251BDC0">
      <w:pPr>
        <w:pStyle w:val="18"/>
        <w:ind w:left="1080"/>
        <w:jc w:val="both"/>
        <w:rPr>
          <w:rFonts w:ascii="Times New Roman" w:hAnsi="Times New Roman" w:eastAsia="Times New Roman" w:cs="Times New Roman"/>
          <w:noProof w:val="0"/>
          <w:lang w:val="en-US"/>
        </w:rPr>
      </w:pPr>
    </w:p>
    <w:p w:rsidR="15F2F8D1" w:rsidP="1B3E2AE1" w:rsidRDefault="15F2F8D1" w14:paraId="6D354CAF" w14:textId="4A9A054B">
      <w:pPr>
        <w:pStyle w:val="18"/>
        <w:numPr>
          <w:ilvl w:val="0"/>
          <w:numId w:val="13"/>
        </w:numPr>
        <w:ind/>
        <w:jc w:val="both"/>
        <w:rPr>
          <w:rFonts w:ascii="Times New Roman" w:hAnsi="Times New Roman" w:eastAsia="Times New Roman" w:cs="Times New Roman"/>
          <w:noProof w:val="0"/>
          <w:lang w:val="en-US"/>
        </w:rPr>
      </w:pPr>
      <w:r w:rsidRPr="1B3E2AE1" w:rsidR="30412224">
        <w:rPr>
          <w:rFonts w:ascii="Times New Roman" w:hAnsi="Times New Roman" w:eastAsia="Times New Roman" w:cs="Times New Roman"/>
          <w:noProof w:val="0"/>
          <w:lang w:val="en-US"/>
        </w:rPr>
        <w:t>Basic data preprocessing</w:t>
      </w:r>
      <w:r w:rsidRPr="1B3E2AE1" w:rsidR="477D7B09">
        <w:rPr>
          <w:rFonts w:ascii="Times New Roman" w:hAnsi="Times New Roman" w:eastAsia="Times New Roman" w:cs="Times New Roman"/>
          <w:noProof w:val="0"/>
          <w:lang w:val="en-US"/>
        </w:rPr>
        <w:t>:</w:t>
      </w:r>
      <w:r w:rsidRPr="1B3E2AE1" w:rsidR="30412224">
        <w:rPr>
          <w:rFonts w:ascii="Times New Roman" w:hAnsi="Times New Roman" w:eastAsia="Times New Roman" w:cs="Times New Roman"/>
          <w:noProof w:val="0"/>
          <w:lang w:val="en-US"/>
        </w:rPr>
        <w:t xml:space="preserve"> handling missing values, </w:t>
      </w:r>
      <w:r w:rsidRPr="1B3E2AE1" w:rsidR="30412224">
        <w:rPr>
          <w:rFonts w:ascii="Times New Roman" w:hAnsi="Times New Roman" w:eastAsia="Times New Roman" w:cs="Times New Roman"/>
          <w:noProof w:val="0"/>
          <w:lang w:val="en-US"/>
        </w:rPr>
        <w:t>detecting</w:t>
      </w:r>
      <w:r w:rsidRPr="1B3E2AE1" w:rsidR="30412224">
        <w:rPr>
          <w:rFonts w:ascii="Times New Roman" w:hAnsi="Times New Roman" w:eastAsia="Times New Roman" w:cs="Times New Roman"/>
          <w:noProof w:val="0"/>
          <w:lang w:val="en-US"/>
        </w:rPr>
        <w:t xml:space="preserve"> and removing duplicates, transforming data types, renaming columns, and </w:t>
      </w:r>
      <w:r w:rsidRPr="1B3E2AE1" w:rsidR="30412224">
        <w:rPr>
          <w:rFonts w:ascii="Times New Roman" w:hAnsi="Times New Roman" w:eastAsia="Times New Roman" w:cs="Times New Roman"/>
          <w:noProof w:val="0"/>
          <w:lang w:val="en-US"/>
        </w:rPr>
        <w:t>providing</w:t>
      </w:r>
      <w:r w:rsidRPr="1B3E2AE1" w:rsidR="30412224">
        <w:rPr>
          <w:rFonts w:ascii="Times New Roman" w:hAnsi="Times New Roman" w:eastAsia="Times New Roman" w:cs="Times New Roman"/>
          <w:noProof w:val="0"/>
          <w:lang w:val="en-US"/>
        </w:rPr>
        <w:t xml:space="preserve"> preliminary exploratory insights</w:t>
      </w:r>
    </w:p>
    <w:p w:rsidR="15F2F8D1" w:rsidP="1B3E2AE1" w:rsidRDefault="15F2F8D1" w14:paraId="0AC70A6C" w14:textId="5D832956">
      <w:pPr>
        <w:pStyle w:val="18"/>
        <w:numPr>
          <w:ilvl w:val="0"/>
          <w:numId w:val="13"/>
        </w:numPr>
        <w:ind/>
        <w:jc w:val="both"/>
        <w:rPr>
          <w:rFonts w:ascii="Times New Roman" w:hAnsi="Times New Roman" w:eastAsia="Times New Roman" w:cs="Times New Roman"/>
          <w:noProof w:val="0"/>
          <w:lang w:val="en-US"/>
        </w:rPr>
      </w:pPr>
      <w:r w:rsidRPr="1B3E2AE1" w:rsidR="30412224">
        <w:rPr>
          <w:rFonts w:ascii="Times New Roman" w:hAnsi="Times New Roman" w:eastAsia="Times New Roman" w:cs="Times New Roman"/>
          <w:noProof w:val="0"/>
          <w:lang w:val="en-US"/>
        </w:rPr>
        <w:t>Supervised classification modeling</w:t>
      </w:r>
      <w:r w:rsidRPr="1B3E2AE1" w:rsidR="4FE56760">
        <w:rPr>
          <w:rFonts w:ascii="Times New Roman" w:hAnsi="Times New Roman" w:eastAsia="Times New Roman" w:cs="Times New Roman"/>
          <w:noProof w:val="0"/>
          <w:lang w:val="en-US"/>
        </w:rPr>
        <w:t>:</w:t>
      </w:r>
      <w:r w:rsidRPr="1B3E2AE1" w:rsidR="30412224">
        <w:rPr>
          <w:rFonts w:ascii="Times New Roman" w:hAnsi="Times New Roman" w:eastAsia="Times New Roman" w:cs="Times New Roman"/>
          <w:noProof w:val="0"/>
          <w:lang w:val="en-US"/>
        </w:rPr>
        <w:t xml:space="preserve"> applying logistic regression, decision tree, support vector machine, and K-nearest neighbors to evaluate model performance.</w:t>
      </w:r>
    </w:p>
    <w:p w:rsidR="1B3E2AE1" w:rsidP="1B3E2AE1" w:rsidRDefault="1B3E2AE1" w14:paraId="47861DAE" w14:textId="1AB74CDB">
      <w:pPr>
        <w:pStyle w:val="18"/>
        <w:ind w:left="1080"/>
        <w:jc w:val="both"/>
        <w:rPr>
          <w:rFonts w:ascii="Times New Roman" w:hAnsi="Times New Roman" w:eastAsia="Times New Roman" w:cs="Times New Roman"/>
          <w:noProof w:val="0"/>
          <w:lang w:val="en-US"/>
        </w:rPr>
      </w:pPr>
    </w:p>
    <w:p w:rsidR="6C95B98B" w:rsidP="022FA525" w:rsidRDefault="6C95B98B" w14:paraId="44BB15C4" w14:textId="708235A7">
      <w:pPr>
        <w:pStyle w:val="1"/>
        <w:ind w:firstLine="720"/>
        <w:jc w:val="both"/>
        <w:rPr>
          <w:rFonts w:ascii="Times New Roman" w:hAnsi="Times New Roman" w:eastAsia="Times New Roman" w:cs="Times New Roman"/>
          <w:noProof w:val="0"/>
          <w:lang w:val="en-US"/>
        </w:rPr>
      </w:pPr>
      <w:r w:rsidRPr="15F2F8D1" w:rsidR="07550270">
        <w:rPr>
          <w:rFonts w:ascii="Times New Roman" w:hAnsi="Times New Roman" w:eastAsia="Times New Roman" w:cs="Times New Roman"/>
          <w:noProof w:val="0"/>
          <w:lang w:val="en-US"/>
        </w:rPr>
        <w:t xml:space="preserve">By following this pipeline, we aim to </w:t>
      </w:r>
      <w:r w:rsidRPr="15F2F8D1" w:rsidR="07550270">
        <w:rPr>
          <w:rFonts w:ascii="Times New Roman" w:hAnsi="Times New Roman" w:eastAsia="Times New Roman" w:cs="Times New Roman"/>
          <w:noProof w:val="0"/>
          <w:lang w:val="en-US"/>
        </w:rPr>
        <w:t>demonstrate</w:t>
      </w:r>
      <w:r w:rsidRPr="15F2F8D1" w:rsidR="07550270">
        <w:rPr>
          <w:rFonts w:ascii="Times New Roman" w:hAnsi="Times New Roman" w:eastAsia="Times New Roman" w:cs="Times New Roman"/>
          <w:noProof w:val="0"/>
          <w:lang w:val="en-US"/>
        </w:rPr>
        <w:t xml:space="preserve"> a practical and reproducible approach to transforming raw data into actionable insights through classification models.</w:t>
      </w:r>
    </w:p>
    <w:p w:rsidR="15F2F8D1" w:rsidP="15F2F8D1" w:rsidRDefault="15F2F8D1" w14:paraId="4EB404D7" w14:textId="415835C5">
      <w:pPr>
        <w:pStyle w:val="1"/>
        <w:ind w:firstLine="720"/>
        <w:jc w:val="both"/>
        <w:rPr>
          <w:rFonts w:ascii="Times New Roman" w:hAnsi="Times New Roman" w:eastAsia="Times New Roman" w:cs="Times New Roman"/>
          <w:noProof w:val="0"/>
          <w:lang w:val="en-US"/>
        </w:rPr>
      </w:pPr>
    </w:p>
    <w:p xmlns:wp14="http://schemas.microsoft.com/office/word/2010/wordml" w:rsidP="15F2F8D1" w14:paraId="601EE0D1" wp14:textId="7D4BFC49">
      <w:pPr>
        <w:pStyle w:val="2"/>
        <w:numPr>
          <w:ilvl w:val="0"/>
          <w:numId w:val="1"/>
        </w:numPr>
        <w:spacing w:after="0"/>
        <w:rPr>
          <w:b w:val="1"/>
          <w:bCs w:val="1"/>
          <w:lang w:val="en-US"/>
        </w:rPr>
      </w:pPr>
      <w:r w:rsidRPr="15F2F8D1" w:rsidR="2414E870">
        <w:rPr>
          <w:b w:val="1"/>
          <w:bCs w:val="1"/>
          <w:lang w:val="en-US"/>
        </w:rPr>
        <w:t xml:space="preserve"> </w:t>
      </w:r>
      <w:r w:rsidRPr="15F2F8D1" w:rsidR="15F2F8D1">
        <w:rPr>
          <w:b w:val="1"/>
          <w:bCs w:val="1"/>
          <w:lang w:val="en-US"/>
        </w:rPr>
        <w:t xml:space="preserve"> METHODOLOGY</w:t>
      </w:r>
    </w:p>
    <w:p w:rsidR="15F2F8D1" w:rsidP="15F2F8D1" w:rsidRDefault="15F2F8D1" w14:paraId="47268E0C" w14:textId="6F818C15">
      <w:pPr>
        <w:pStyle w:val="1"/>
        <w:rPr>
          <w:lang w:val="en-US"/>
        </w:rPr>
      </w:pPr>
    </w:p>
    <w:p w:rsidR="15F2F8D1" w:rsidP="15F2F8D1" w:rsidRDefault="15F2F8D1" w14:paraId="186CCA60" w14:textId="32FA0776">
      <w:pPr>
        <w:pStyle w:val="3"/>
        <w:numPr>
          <w:ilvl w:val="0"/>
          <w:numId w:val="2"/>
        </w:numPr>
        <w:rPr>
          <w:b w:val="1"/>
          <w:bCs w:val="1"/>
          <w:i w:val="1"/>
          <w:iCs w:val="1"/>
        </w:rPr>
      </w:pPr>
      <w:r w:rsidRPr="15F2F8D1" w:rsidR="15F2F8D1">
        <w:rPr>
          <w:b w:val="1"/>
          <w:bCs w:val="1"/>
          <w:i w:val="1"/>
          <w:iCs w:val="1"/>
        </w:rPr>
        <w:t>Dataset</w:t>
      </w:r>
      <w:r w:rsidRPr="15F2F8D1" w:rsidR="364EF53D">
        <w:rPr>
          <w:b w:val="1"/>
          <w:bCs w:val="1"/>
          <w:i w:val="1"/>
          <w:iCs w:val="1"/>
        </w:rPr>
        <w:t xml:space="preserve"> Overview</w:t>
      </w:r>
    </w:p>
    <w:p w:rsidR="15F2F8D1" w:rsidP="15F2F8D1" w:rsidRDefault="15F2F8D1" w14:paraId="6AAC1D90" w14:textId="031319E4">
      <w:pPr>
        <w:pStyle w:val="1"/>
      </w:pPr>
    </w:p>
    <w:p w:rsidR="15F2F8D1" w:rsidP="15F2F8D1" w:rsidRDefault="15F2F8D1" w14:paraId="1E729498" w14:textId="432481B6">
      <w:pPr>
        <w:pStyle w:val="1"/>
        <w:suppressLineNumbers w:val="0"/>
        <w:bidi w:val="0"/>
        <w:spacing w:before="0" w:beforeAutospacing="off" w:after="0" w:afterAutospacing="off" w:line="259" w:lineRule="auto"/>
        <w:ind w:left="0" w:right="0" w:firstLine="720"/>
        <w:jc w:val="both"/>
      </w:pPr>
      <w:r w:rsidRPr="15F2F8D1" w:rsidR="15F2F8D1">
        <w:rPr>
          <w:lang w:val="en-US"/>
        </w:rPr>
        <w:t>Th</w:t>
      </w:r>
      <w:r w:rsidRPr="15F2F8D1" w:rsidR="24258C78">
        <w:rPr>
          <w:lang w:val="en-US"/>
        </w:rPr>
        <w:t xml:space="preserve">is study makes use of the Stroke Prediction </w:t>
      </w:r>
      <w:r w:rsidRPr="15F2F8D1" w:rsidR="77780482">
        <w:rPr>
          <w:lang w:val="en-US"/>
        </w:rPr>
        <w:t>Dataset [</w:t>
      </w:r>
      <w:r w:rsidRPr="15F2F8D1" w:rsidR="24258C78">
        <w:rPr>
          <w:lang w:val="en-US"/>
        </w:rPr>
        <w:t>4</w:t>
      </w:r>
      <w:r w:rsidRPr="15F2F8D1" w:rsidR="24258C78">
        <w:rPr>
          <w:lang w:val="en-US"/>
        </w:rPr>
        <w:t xml:space="preserve">] published by </w:t>
      </w:r>
      <w:r w:rsidRPr="15F2F8D1" w:rsidR="24258C78">
        <w:rPr>
          <w:lang w:val="en-US"/>
        </w:rPr>
        <w:t>Fedesoriano</w:t>
      </w:r>
      <w:r w:rsidRPr="15F2F8D1" w:rsidR="24258C78">
        <w:rPr>
          <w:lang w:val="en-US"/>
        </w:rPr>
        <w:t xml:space="preserve"> on Kaggle. This dataset was created for research and educational purposes and provides a collection of patient health records that can be analyzed to estimate the chances of stroke occurrence. Stroke is one of the leading causes of death and disability, and the dataset is valuable because it includes both medical and lifestyle factors that are commonly linked to stroke.</w:t>
      </w:r>
    </w:p>
    <w:p w:rsidR="24258C78" w:rsidP="15F2F8D1" w:rsidRDefault="24258C78" w14:paraId="33B964AC" w14:textId="7D519672">
      <w:pPr>
        <w:pStyle w:val="1"/>
        <w:ind w:firstLine="720"/>
        <w:jc w:val="both"/>
      </w:pPr>
      <w:r w:rsidRPr="15F2F8D1" w:rsidR="24258C78">
        <w:rPr>
          <w:lang w:val="en-US"/>
        </w:rPr>
        <w:t xml:space="preserve"> </w:t>
      </w:r>
    </w:p>
    <w:p w:rsidR="24258C78" w:rsidP="15F2F8D1" w:rsidRDefault="24258C78" w14:paraId="21D282E2" w14:textId="0A7F921C">
      <w:pPr>
        <w:pStyle w:val="1"/>
        <w:ind w:firstLine="720"/>
        <w:jc w:val="both"/>
      </w:pPr>
      <w:r w:rsidRPr="15F2F8D1" w:rsidR="24258C78">
        <w:rPr>
          <w:lang w:val="en-US"/>
        </w:rPr>
        <w:t xml:space="preserve">The dataset is stored in CSV format and </w:t>
      </w:r>
      <w:r w:rsidRPr="15F2F8D1" w:rsidR="24258C78">
        <w:rPr>
          <w:lang w:val="en-US"/>
        </w:rPr>
        <w:t>contains</w:t>
      </w:r>
      <w:r w:rsidRPr="15F2F8D1" w:rsidR="24258C78">
        <w:rPr>
          <w:lang w:val="en-US"/>
        </w:rPr>
        <w:t xml:space="preserve"> 12 attributes with </w:t>
      </w:r>
      <w:r w:rsidRPr="15F2F8D1" w:rsidR="210BDE14">
        <w:rPr>
          <w:lang w:val="en-US"/>
        </w:rPr>
        <w:t>over five</w:t>
      </w:r>
      <w:r w:rsidRPr="15F2F8D1" w:rsidR="24258C78">
        <w:rPr>
          <w:lang w:val="en-US"/>
        </w:rPr>
        <w:t xml:space="preserve"> thousand patient entries. Each row </w:t>
      </w:r>
      <w:r w:rsidRPr="15F2F8D1" w:rsidR="24258C78">
        <w:rPr>
          <w:lang w:val="en-US"/>
        </w:rPr>
        <w:t>represents</w:t>
      </w:r>
      <w:r w:rsidRPr="15F2F8D1" w:rsidR="24258C78">
        <w:rPr>
          <w:lang w:val="en-US"/>
        </w:rPr>
        <w:t xml:space="preserve"> an individual patient, while each column </w:t>
      </w:r>
      <w:r w:rsidRPr="15F2F8D1" w:rsidR="24258C78">
        <w:rPr>
          <w:lang w:val="en-US"/>
        </w:rPr>
        <w:t>contains</w:t>
      </w:r>
      <w:r w:rsidRPr="15F2F8D1" w:rsidR="24258C78">
        <w:rPr>
          <w:lang w:val="en-US"/>
        </w:rPr>
        <w:t xml:space="preserve"> specific details about that patient. The dataset mixes numerical, categorical, and binary features, which makes it suitable for building and testing different classification models. The main column of interest is stroke, which serves as the target variable. It is labeled with a value of 1 if the patient experienced a stroke and 0 if the patient did not.</w:t>
      </w:r>
    </w:p>
    <w:p w:rsidR="14253AE6" w:rsidP="15F2F8D1" w:rsidRDefault="14253AE6" w14:paraId="63A089AD" w14:textId="5602D663">
      <w:pPr>
        <w:spacing w:before="240" w:beforeAutospacing="off" w:after="240" w:afterAutospacing="off"/>
        <w:jc w:val="both"/>
      </w:pPr>
      <w:r w:rsidRPr="15F2F8D1" w:rsidR="14253AE6">
        <w:rPr>
          <w:rFonts w:ascii="Times New Roman" w:hAnsi="Times New Roman" w:eastAsia="Times New Roman" w:cs="Times New Roman"/>
          <w:noProof w:val="0"/>
          <w:sz w:val="20"/>
          <w:szCs w:val="20"/>
          <w:lang w:val="en-US"/>
        </w:rPr>
        <w:t>The attributes included are:</w:t>
      </w:r>
    </w:p>
    <w:p w:rsidR="14253AE6" w:rsidP="15F2F8D1" w:rsidRDefault="14253AE6" w14:paraId="4D77C02D" w14:textId="2371C45F">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id</w:t>
      </w:r>
      <w:r w:rsidRPr="15F2F8D1" w:rsidR="14253AE6">
        <w:rPr>
          <w:rFonts w:ascii="Times New Roman" w:hAnsi="Times New Roman" w:eastAsia="Times New Roman" w:cs="Times New Roman"/>
          <w:noProof w:val="0"/>
          <w:sz w:val="20"/>
          <w:szCs w:val="20"/>
          <w:lang w:val="en-US"/>
        </w:rPr>
        <w:t>: A unique number assigned to each patient.</w:t>
      </w:r>
    </w:p>
    <w:p w:rsidR="14253AE6" w:rsidP="15F2F8D1" w:rsidRDefault="14253AE6" w14:paraId="531B5071" w14:textId="222DFA52">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gender</w:t>
      </w:r>
      <w:r w:rsidRPr="15F2F8D1" w:rsidR="14253AE6">
        <w:rPr>
          <w:rFonts w:ascii="Times New Roman" w:hAnsi="Times New Roman" w:eastAsia="Times New Roman" w:cs="Times New Roman"/>
          <w:noProof w:val="0"/>
          <w:sz w:val="20"/>
          <w:szCs w:val="20"/>
          <w:lang w:val="en-US"/>
        </w:rPr>
        <w:t>: Patient’s gender, with possible values "Male," "Female," or "Other."</w:t>
      </w:r>
    </w:p>
    <w:p w:rsidR="14253AE6" w:rsidP="15F2F8D1" w:rsidRDefault="14253AE6" w14:paraId="4F135DD1" w14:textId="55978FFF">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age</w:t>
      </w:r>
      <w:r w:rsidRPr="15F2F8D1" w:rsidR="14253AE6">
        <w:rPr>
          <w:rFonts w:ascii="Times New Roman" w:hAnsi="Times New Roman" w:eastAsia="Times New Roman" w:cs="Times New Roman"/>
          <w:noProof w:val="0"/>
          <w:sz w:val="20"/>
          <w:szCs w:val="20"/>
          <w:lang w:val="en-US"/>
        </w:rPr>
        <w:t>: Age of the patient in years.</w:t>
      </w:r>
    </w:p>
    <w:p w:rsidR="14253AE6" w:rsidP="15F2F8D1" w:rsidRDefault="14253AE6" w14:paraId="4E55B2C0" w14:textId="294BA106">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hypertension</w:t>
      </w:r>
      <w:r w:rsidRPr="15F2F8D1" w:rsidR="14253AE6">
        <w:rPr>
          <w:rFonts w:ascii="Times New Roman" w:hAnsi="Times New Roman" w:eastAsia="Times New Roman" w:cs="Times New Roman"/>
          <w:noProof w:val="0"/>
          <w:sz w:val="20"/>
          <w:szCs w:val="20"/>
          <w:lang w:val="en-US"/>
        </w:rPr>
        <w:t>: A binary value indicating whether the patient has hypertension (1 = Yes, 0 = No).</w:t>
      </w:r>
    </w:p>
    <w:p w:rsidR="14253AE6" w:rsidP="15F2F8D1" w:rsidRDefault="14253AE6" w14:paraId="58B94AB3" w14:textId="263D6E88">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heart_disease</w:t>
      </w:r>
      <w:r w:rsidRPr="15F2F8D1" w:rsidR="14253AE6">
        <w:rPr>
          <w:rFonts w:ascii="Times New Roman" w:hAnsi="Times New Roman" w:eastAsia="Times New Roman" w:cs="Times New Roman"/>
          <w:noProof w:val="0"/>
          <w:sz w:val="20"/>
          <w:szCs w:val="20"/>
          <w:lang w:val="en-US"/>
        </w:rPr>
        <w:t>: A binary value showing whether the patient has heart disease (1 = Yes, 0 = No).</w:t>
      </w:r>
    </w:p>
    <w:p w:rsidR="14253AE6" w:rsidP="15F2F8D1" w:rsidRDefault="14253AE6" w14:paraId="2D05C8FB" w14:textId="3DDCB993">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ever_married</w:t>
      </w:r>
      <w:r w:rsidRPr="15F2F8D1" w:rsidR="14253AE6">
        <w:rPr>
          <w:rFonts w:ascii="Times New Roman" w:hAnsi="Times New Roman" w:eastAsia="Times New Roman" w:cs="Times New Roman"/>
          <w:noProof w:val="0"/>
          <w:sz w:val="20"/>
          <w:szCs w:val="20"/>
          <w:lang w:val="en-US"/>
        </w:rPr>
        <w:t>: Indicates if the patient has ever been married ("Yes" or "No").</w:t>
      </w:r>
    </w:p>
    <w:p w:rsidR="14253AE6" w:rsidP="15F2F8D1" w:rsidRDefault="14253AE6" w14:paraId="0F7FF9CD" w14:textId="1004B4D8">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work_type</w:t>
      </w:r>
      <w:r w:rsidRPr="15F2F8D1" w:rsidR="14253AE6">
        <w:rPr>
          <w:rFonts w:ascii="Times New Roman" w:hAnsi="Times New Roman" w:eastAsia="Times New Roman" w:cs="Times New Roman"/>
          <w:noProof w:val="0"/>
          <w:sz w:val="20"/>
          <w:szCs w:val="20"/>
          <w:lang w:val="en-US"/>
        </w:rPr>
        <w:t>: Employment type of the patient, such as "Private," "Self-employed," "Govt_job," "children," or "Never_worked."</w:t>
      </w:r>
    </w:p>
    <w:p w:rsidR="14253AE6" w:rsidP="15F2F8D1" w:rsidRDefault="14253AE6" w14:paraId="1DCAA217" w14:textId="22AC8162">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Residence_type</w:t>
      </w:r>
      <w:r w:rsidRPr="15F2F8D1" w:rsidR="14253AE6">
        <w:rPr>
          <w:rFonts w:ascii="Times New Roman" w:hAnsi="Times New Roman" w:eastAsia="Times New Roman" w:cs="Times New Roman"/>
          <w:noProof w:val="0"/>
          <w:sz w:val="20"/>
          <w:szCs w:val="20"/>
          <w:lang w:val="en-US"/>
        </w:rPr>
        <w:t>: Type of residential area, either "Urban" or "Rural."</w:t>
      </w:r>
    </w:p>
    <w:p w:rsidR="14253AE6" w:rsidP="15F2F8D1" w:rsidRDefault="14253AE6" w14:paraId="4F72A3CB" w14:textId="76173471">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avg_glucose_level</w:t>
      </w:r>
      <w:r w:rsidRPr="15F2F8D1" w:rsidR="14253AE6">
        <w:rPr>
          <w:rFonts w:ascii="Times New Roman" w:hAnsi="Times New Roman" w:eastAsia="Times New Roman" w:cs="Times New Roman"/>
          <w:noProof w:val="0"/>
          <w:sz w:val="20"/>
          <w:szCs w:val="20"/>
          <w:lang w:val="en-US"/>
        </w:rPr>
        <w:t>: The average level of glucose in the patient’s blood. Higher values can be linked to diabetes, which is a known risk factor for stroke.</w:t>
      </w:r>
    </w:p>
    <w:p w:rsidR="14253AE6" w:rsidP="15F2F8D1" w:rsidRDefault="14253AE6" w14:paraId="2E1D2C44" w14:textId="3C1F82EF">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bmi</w:t>
      </w:r>
      <w:r w:rsidRPr="15F2F8D1" w:rsidR="14253AE6">
        <w:rPr>
          <w:rFonts w:ascii="Times New Roman" w:hAnsi="Times New Roman" w:eastAsia="Times New Roman" w:cs="Times New Roman"/>
          <w:noProof w:val="0"/>
          <w:sz w:val="20"/>
          <w:szCs w:val="20"/>
          <w:lang w:val="en-US"/>
        </w:rPr>
        <w:t>: Body Mass Index, a measure of body fat calculated from weight and height. Some records have missing values.</w:t>
      </w:r>
    </w:p>
    <w:p w:rsidR="14253AE6" w:rsidP="15F2F8D1" w:rsidRDefault="14253AE6" w14:paraId="5C57F861" w14:textId="06C813BD">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smoking_status</w:t>
      </w:r>
      <w:r w:rsidRPr="15F2F8D1" w:rsidR="14253AE6">
        <w:rPr>
          <w:rFonts w:ascii="Times New Roman" w:hAnsi="Times New Roman" w:eastAsia="Times New Roman" w:cs="Times New Roman"/>
          <w:noProof w:val="0"/>
          <w:sz w:val="20"/>
          <w:szCs w:val="20"/>
          <w:lang w:val="en-US"/>
        </w:rPr>
        <w:t>: Information about whether the patient smokes, has smoked in the past, never smoked, or has an unknown status.</w:t>
      </w:r>
    </w:p>
    <w:p w:rsidR="14253AE6" w:rsidP="15F2F8D1" w:rsidRDefault="14253AE6" w14:paraId="54EBC72D" w14:textId="7B601D63">
      <w:pPr>
        <w:pStyle w:val="18"/>
        <w:numPr>
          <w:ilvl w:val="0"/>
          <w:numId w:val="14"/>
        </w:numPr>
        <w:spacing w:before="240" w:beforeAutospacing="off" w:after="240" w:afterAutospacing="off"/>
        <w:jc w:val="both"/>
        <w:rPr>
          <w:rFonts w:ascii="Times New Roman" w:hAnsi="Times New Roman" w:eastAsia="Times New Roman" w:cs="Times New Roman"/>
          <w:noProof w:val="0"/>
          <w:sz w:val="20"/>
          <w:szCs w:val="20"/>
          <w:lang w:val="en-US"/>
        </w:rPr>
      </w:pPr>
      <w:r w:rsidRPr="15F2F8D1" w:rsidR="14253AE6">
        <w:rPr>
          <w:rFonts w:ascii="Times New Roman" w:hAnsi="Times New Roman" w:eastAsia="Times New Roman" w:cs="Times New Roman"/>
          <w:b w:val="1"/>
          <w:bCs w:val="1"/>
          <w:noProof w:val="0"/>
          <w:sz w:val="20"/>
          <w:szCs w:val="20"/>
          <w:lang w:val="en-US"/>
        </w:rPr>
        <w:t>stroke</w:t>
      </w:r>
      <w:r w:rsidRPr="15F2F8D1" w:rsidR="14253AE6">
        <w:rPr>
          <w:rFonts w:ascii="Times New Roman" w:hAnsi="Times New Roman" w:eastAsia="Times New Roman" w:cs="Times New Roman"/>
          <w:noProof w:val="0"/>
          <w:sz w:val="20"/>
          <w:szCs w:val="20"/>
          <w:lang w:val="en-US"/>
        </w:rPr>
        <w:t>: The target column indicating whether the patient has had a stroke (1 = Yes, 0 = No).</w:t>
      </w:r>
    </w:p>
    <w:p w:rsidR="048A1710" w:rsidP="15F2F8D1" w:rsidRDefault="048A1710" w14:paraId="0D721C38" w14:textId="2105B6FC">
      <w:pPr>
        <w:pStyle w:val="1"/>
        <w:ind w:firstLine="720"/>
        <w:jc w:val="both"/>
        <w:rPr>
          <w:lang w:val="en-US"/>
        </w:rPr>
      </w:pPr>
      <w:r w:rsidRPr="15F2F8D1" w:rsidR="048A1710">
        <w:rPr>
          <w:lang w:val="en-US"/>
        </w:rPr>
        <w:t>The dataset is realistic in structure, though it does not come directly from hospitals or clinics. It captures important health indicators that medical professionals would typically examine, such as age, blood pressure, glucose levels, and lifestyle habits. At the same time, sensitive information like names or personal details is excluded, making the dataset safe for public use.</w:t>
      </w:r>
    </w:p>
    <w:p w:rsidR="048A1710" w:rsidP="15F2F8D1" w:rsidRDefault="048A1710" w14:paraId="067346A6" w14:textId="20E62AB7">
      <w:pPr>
        <w:pStyle w:val="1"/>
        <w:ind w:firstLine="0"/>
        <w:jc w:val="both"/>
      </w:pPr>
      <w:r w:rsidRPr="15F2F8D1" w:rsidR="048A1710">
        <w:rPr>
          <w:lang w:val="en-US"/>
        </w:rPr>
        <w:t xml:space="preserve"> </w:t>
      </w:r>
    </w:p>
    <w:p w:rsidR="048A1710" w:rsidP="15F2F8D1" w:rsidRDefault="048A1710" w14:paraId="35979FE4" w14:textId="2A75796D">
      <w:pPr>
        <w:pStyle w:val="1"/>
        <w:ind w:firstLine="720"/>
        <w:jc w:val="both"/>
      </w:pPr>
      <w:r w:rsidRPr="15F2F8D1" w:rsidR="048A1710">
        <w:rPr>
          <w:lang w:val="en-US"/>
        </w:rPr>
        <w:t>An important point</w:t>
      </w:r>
      <w:r w:rsidRPr="15F2F8D1" w:rsidR="048A1710">
        <w:rPr>
          <w:lang w:val="en-US"/>
        </w:rPr>
        <w:t xml:space="preserve"> about this dataset is that it has an imbalance between classes. Most patients in the dataset did not experience a stroke, while only a small </w:t>
      </w:r>
      <w:r w:rsidRPr="15F2F8D1" w:rsidR="048A1710">
        <w:rPr>
          <w:lang w:val="en-US"/>
        </w:rPr>
        <w:t>portion</w:t>
      </w:r>
      <w:r w:rsidRPr="15F2F8D1" w:rsidR="048A1710">
        <w:rPr>
          <w:lang w:val="en-US"/>
        </w:rPr>
        <w:t xml:space="preserve"> did. This imbalance makes the prediction task more challenging because models could be biased toward predicting the majority class. Additionally, there are missing values in some attributes, particularly in the BMI column, which require data cleaning or handling methods.</w:t>
      </w:r>
    </w:p>
    <w:p w:rsidR="048A1710" w:rsidP="15F2F8D1" w:rsidRDefault="048A1710" w14:paraId="7F1797FB" w14:textId="22F8EF33">
      <w:pPr>
        <w:pStyle w:val="1"/>
        <w:ind w:firstLine="0"/>
        <w:jc w:val="both"/>
      </w:pPr>
      <w:r w:rsidRPr="15F2F8D1" w:rsidR="048A1710">
        <w:rPr>
          <w:lang w:val="en-US"/>
        </w:rPr>
        <w:t xml:space="preserve"> </w:t>
      </w:r>
    </w:p>
    <w:p w:rsidR="48F3DFCA" w:rsidP="15F2F8D1" w:rsidRDefault="48F3DFCA" w14:paraId="0975062E" w14:textId="2C921258">
      <w:pPr>
        <w:pStyle w:val="1"/>
        <w:ind w:firstLine="720"/>
        <w:jc w:val="both"/>
      </w:pPr>
      <w:r w:rsidRPr="15F2F8D1" w:rsidR="48F3DFCA">
        <w:rPr>
          <w:lang w:val="en-US"/>
        </w:rPr>
        <w:t>T</w:t>
      </w:r>
      <w:r w:rsidRPr="15F2F8D1" w:rsidR="048A1710">
        <w:rPr>
          <w:lang w:val="en-US"/>
        </w:rPr>
        <w:t>he Stroke Prediction Dataset provides a well-rounded set of health, lifestyle, and demographic factors that can be used to train and evaluate machine learning models. It serves as a solid foundation for exploring stroke risk prediction and testing how different algorithms perform when faced with real-world healthcare challenges.</w:t>
      </w:r>
    </w:p>
    <w:p w:rsidR="15F2F8D1" w:rsidP="15F2F8D1" w:rsidRDefault="15F2F8D1" w14:paraId="47F79795" w14:textId="20AD6860">
      <w:pPr>
        <w:ind w:firstLine="720"/>
        <w:jc w:val="both"/>
        <w:rPr>
          <w:lang w:val="en-US"/>
        </w:rPr>
      </w:pPr>
    </w:p>
    <w:p xmlns:wp14="http://schemas.microsoft.com/office/word/2010/wordml" w:rsidP="15F2F8D1" w14:paraId="4E469C4E" wp14:textId="27BCACE5">
      <w:pPr>
        <w:pStyle w:val="18"/>
        <w:numPr>
          <w:ilvl w:val="0"/>
          <w:numId w:val="2"/>
        </w:numPr>
        <w:jc w:val="both"/>
        <w:rPr>
          <w:rFonts w:ascii="Times New Roman" w:hAnsi="Times New Roman" w:eastAsia="Times New Roman" w:cs="Times New Roman"/>
          <w:b w:val="1"/>
          <w:bCs w:val="1"/>
          <w:sz w:val="20"/>
          <w:szCs w:val="20"/>
          <w:lang w:val="en-US"/>
        </w:rPr>
      </w:pPr>
      <w:r w:rsidRPr="15F2F8D1" w:rsidR="15F2F8D1">
        <w:rPr>
          <w:rFonts w:ascii="Times New Roman" w:hAnsi="Times New Roman" w:eastAsia="Times New Roman" w:cs="Times New Roman"/>
          <w:b w:val="1"/>
          <w:bCs w:val="1"/>
          <w:i w:val="1"/>
          <w:iCs w:val="1"/>
          <w:sz w:val="20"/>
          <w:szCs w:val="20"/>
          <w:lang w:val="en-US"/>
        </w:rPr>
        <w:t xml:space="preserve">Data </w:t>
      </w:r>
      <w:r w:rsidRPr="15F2F8D1" w:rsidR="5DBCFC94">
        <w:rPr>
          <w:rFonts w:ascii="Times New Roman" w:hAnsi="Times New Roman" w:eastAsia="Times New Roman" w:cs="Times New Roman"/>
          <w:b w:val="1"/>
          <w:bCs w:val="1"/>
          <w:i w:val="1"/>
          <w:iCs w:val="1"/>
          <w:sz w:val="20"/>
          <w:szCs w:val="20"/>
          <w:lang w:val="en-US"/>
        </w:rPr>
        <w:t xml:space="preserve">Exploration &amp; </w:t>
      </w:r>
      <w:r w:rsidRPr="15F2F8D1" w:rsidR="15F2F8D1">
        <w:rPr>
          <w:rFonts w:ascii="Times New Roman" w:hAnsi="Times New Roman" w:eastAsia="Times New Roman" w:cs="Times New Roman"/>
          <w:b w:val="1"/>
          <w:bCs w:val="1"/>
          <w:i w:val="1"/>
          <w:iCs w:val="1"/>
          <w:sz w:val="20"/>
          <w:szCs w:val="20"/>
          <w:lang w:val="en-US"/>
        </w:rPr>
        <w:t>Preprocessing</w:t>
      </w:r>
    </w:p>
    <w:p xmlns:wp14="http://schemas.microsoft.com/office/word/2010/wordml" w:rsidP="15F2F8D1" w14:paraId="100332BB" wp14:textId="6C87E69F">
      <w:pPr>
        <w:pStyle w:val="18"/>
        <w:ind w:left="720"/>
        <w:jc w:val="both"/>
        <w:rPr>
          <w:rFonts w:ascii="Times New Roman" w:hAnsi="Times New Roman" w:eastAsia="Times New Roman" w:cs="Times New Roman"/>
          <w:sz w:val="20"/>
          <w:szCs w:val="20"/>
          <w:lang w:val="en-US"/>
        </w:rPr>
      </w:pPr>
    </w:p>
    <w:p w:rsidR="341C68FE" w:rsidP="341C68FE" w:rsidRDefault="341C68FE" w14:paraId="796ED58B" w14:textId="5BED3EE8">
      <w:pPr>
        <w:ind w:left="0" w:firstLine="720"/>
        <w:jc w:val="both"/>
        <w:rPr>
          <w:rFonts w:ascii="Times New Roman" w:hAnsi="Times New Roman" w:eastAsia="Times New Roman" w:cs="Times New Roman"/>
          <w:sz w:val="20"/>
          <w:szCs w:val="20"/>
          <w:lang w:val="en-US"/>
        </w:rPr>
      </w:pPr>
      <w:r w:rsidRPr="1434186A" w:rsidR="50DB8C0F">
        <w:rPr>
          <w:rFonts w:ascii="Times New Roman" w:hAnsi="Times New Roman" w:eastAsia="Times New Roman" w:cs="Times New Roman"/>
          <w:sz w:val="20"/>
          <w:szCs w:val="20"/>
          <w:lang w:val="en-US"/>
        </w:rPr>
        <w:t xml:space="preserve">Data preprocessing is </w:t>
      </w:r>
      <w:r w:rsidRPr="1434186A" w:rsidR="50DB8C0F">
        <w:rPr>
          <w:rFonts w:ascii="Times New Roman" w:hAnsi="Times New Roman" w:eastAsia="Times New Roman" w:cs="Times New Roman"/>
          <w:sz w:val="20"/>
          <w:szCs w:val="20"/>
          <w:lang w:val="en-US"/>
        </w:rPr>
        <w:t>an important step</w:t>
      </w:r>
      <w:r w:rsidRPr="1434186A" w:rsidR="50DB8C0F">
        <w:rPr>
          <w:rFonts w:ascii="Times New Roman" w:hAnsi="Times New Roman" w:eastAsia="Times New Roman" w:cs="Times New Roman"/>
          <w:sz w:val="20"/>
          <w:szCs w:val="20"/>
          <w:lang w:val="en-US"/>
        </w:rPr>
        <w:t xml:space="preserve"> in preparing the Stroke Prediction dataset for analysis. It involves cleaning and organizing the data to make it more consistent and reliable. In this study, preprocessing included checking missing values to ensure no </w:t>
      </w:r>
      <w:r w:rsidRPr="1434186A" w:rsidR="50DB8C0F">
        <w:rPr>
          <w:rFonts w:ascii="Times New Roman" w:hAnsi="Times New Roman" w:eastAsia="Times New Roman" w:cs="Times New Roman"/>
          <w:sz w:val="20"/>
          <w:szCs w:val="20"/>
          <w:lang w:val="en-US"/>
        </w:rPr>
        <w:t>important information</w:t>
      </w:r>
      <w:r w:rsidRPr="1434186A" w:rsidR="50DB8C0F">
        <w:rPr>
          <w:rFonts w:ascii="Times New Roman" w:hAnsi="Times New Roman" w:eastAsia="Times New Roman" w:cs="Times New Roman"/>
          <w:sz w:val="20"/>
          <w:szCs w:val="20"/>
          <w:lang w:val="en-US"/>
        </w:rPr>
        <w:t xml:space="preserve"> was left incomplete, exploring unique values to understand data variety, and renaming columns for better clarity. The process also involved </w:t>
      </w:r>
      <w:r w:rsidRPr="1434186A" w:rsidR="50DB8C0F">
        <w:rPr>
          <w:rFonts w:ascii="Times New Roman" w:hAnsi="Times New Roman" w:eastAsia="Times New Roman" w:cs="Times New Roman"/>
          <w:sz w:val="20"/>
          <w:szCs w:val="20"/>
          <w:lang w:val="en-US"/>
        </w:rPr>
        <w:t>identifying</w:t>
      </w:r>
      <w:r w:rsidRPr="1434186A" w:rsidR="50DB8C0F">
        <w:rPr>
          <w:rFonts w:ascii="Times New Roman" w:hAnsi="Times New Roman" w:eastAsia="Times New Roman" w:cs="Times New Roman"/>
          <w:sz w:val="20"/>
          <w:szCs w:val="20"/>
          <w:lang w:val="en-US"/>
        </w:rPr>
        <w:t xml:space="preserve"> duplicates to avoid redundancy, detecting outliers that could distort results, and finally, balancing the dataset with SMOTE to address the issue of class imbalance between stroke and non-stroke cases. Together, these steps ensured that the dataset was ready for </w:t>
      </w:r>
      <w:r w:rsidRPr="1434186A" w:rsidR="50DB8C0F">
        <w:rPr>
          <w:rFonts w:ascii="Times New Roman" w:hAnsi="Times New Roman" w:eastAsia="Times New Roman" w:cs="Times New Roman"/>
          <w:sz w:val="20"/>
          <w:szCs w:val="20"/>
          <w:lang w:val="en-US"/>
        </w:rPr>
        <w:t>accurate</w:t>
      </w:r>
      <w:r w:rsidRPr="1434186A" w:rsidR="50DB8C0F">
        <w:rPr>
          <w:rFonts w:ascii="Times New Roman" w:hAnsi="Times New Roman" w:eastAsia="Times New Roman" w:cs="Times New Roman"/>
          <w:sz w:val="20"/>
          <w:szCs w:val="20"/>
          <w:lang w:val="en-US"/>
        </w:rPr>
        <w:t xml:space="preserve"> and meaningful modeling.</w:t>
      </w:r>
    </w:p>
    <w:p w:rsidR="1434186A" w:rsidP="1434186A" w:rsidRDefault="1434186A" w14:paraId="19CB6494" w14:textId="042BE6A2">
      <w:pPr>
        <w:ind w:left="0" w:firstLine="720"/>
        <w:jc w:val="both"/>
        <w:rPr>
          <w:rFonts w:ascii="Times New Roman" w:hAnsi="Times New Roman" w:eastAsia="Times New Roman" w:cs="Times New Roman"/>
          <w:sz w:val="20"/>
          <w:szCs w:val="20"/>
          <w:lang w:val="en-US"/>
        </w:rPr>
      </w:pPr>
    </w:p>
    <w:p xmlns:wp14="http://schemas.microsoft.com/office/word/2010/wordml" w:rsidP="15F2F8D1" w14:paraId="765FAC31" wp14:textId="29B1168D">
      <w:pPr>
        <w:pStyle w:val="1"/>
        <w:ind w:left="0"/>
        <w:jc w:val="both"/>
        <w:rPr>
          <w:b w:val="1"/>
          <w:bCs w:val="1"/>
          <w:i w:val="1"/>
          <w:iCs w:val="1"/>
          <w:lang w:val="en-US"/>
        </w:rPr>
      </w:pPr>
      <w:r w:rsidRPr="15F2F8D1" w:rsidR="7D0F47D0">
        <w:rPr>
          <w:b w:val="1"/>
          <w:bCs w:val="1"/>
          <w:i w:val="1"/>
          <w:iCs w:val="1"/>
          <w:lang w:val="en-US"/>
          <w:rPrChange w:author="Samantha Reign  Pajanustan" w:date="2025-09-24T11:59:14.483Z" w:id="258800379">
            <w:rPr>
              <w:lang w:val="en-US"/>
            </w:rPr>
          </w:rPrChange>
        </w:rPr>
        <w:t>Checking Missing Values</w:t>
      </w:r>
    </w:p>
    <w:p xmlns:wp14="http://schemas.microsoft.com/office/word/2010/wordml" w:rsidP="15F2F8D1" w14:paraId="17D8FE89" wp14:textId="6E7BDF7C">
      <w:pPr>
        <w:pStyle w:val="1"/>
        <w:ind w:left="0"/>
        <w:jc w:val="both"/>
        <w:rPr>
          <w:b w:val="1"/>
          <w:bCs w:val="1"/>
          <w:i w:val="1"/>
          <w:iCs w:val="1"/>
          <w:lang w:val="en-US"/>
          <w:rPrChange w:author="Samantha Reign  Pajanustan" w:date="2025-09-24T11:59:14.483Z" w:id="993825365">
            <w:rPr>
              <w:b w:val="1"/>
              <w:bCs w:val="1"/>
              <w:lang w:val="en-US"/>
            </w:rPr>
          </w:rPrChange>
        </w:rPr>
      </w:pPr>
    </w:p>
    <w:p xmlns:wp14="http://schemas.microsoft.com/office/word/2010/wordml" w:rsidP="1434186A" w14:paraId="145410CD" wp14:textId="4CF7C9A2">
      <w:pPr>
        <w:pStyle w:val="1"/>
        <w:ind w:left="0" w:firstLine="720"/>
        <w:jc w:val="both"/>
        <w:rPr>
          <w:lang w:val="en-US"/>
        </w:rPr>
      </w:pPr>
      <w:r w:rsidRPr="1B3E2AE1" w:rsidR="509BD23D">
        <w:rPr>
          <w:lang w:val="en-US"/>
        </w:rPr>
        <w:t xml:space="preserve">The first step was checking the dataset for missing values to spot any incomplete records. Finding these early is important because missing data can cause mistakes or unfair results in the analysis. To make this easier to see, the </w:t>
      </w:r>
      <w:r w:rsidRPr="1B3E2AE1" w:rsidR="509BD23D">
        <w:rPr>
          <w:lang w:val="en-US"/>
        </w:rPr>
        <w:t>Missingno</w:t>
      </w:r>
      <w:r w:rsidRPr="1B3E2AE1" w:rsidR="509BD23D">
        <w:rPr>
          <w:lang w:val="en-US"/>
        </w:rPr>
        <w:t xml:space="preserve"> library was used to create a clear visual of which features had gaps.</w:t>
      </w:r>
    </w:p>
    <w:p w:rsidR="1B3E2AE1" w:rsidP="1B3E2AE1" w:rsidRDefault="1B3E2AE1" w14:paraId="3B566711" w14:textId="28825EDB">
      <w:pPr>
        <w:pStyle w:val="1"/>
        <w:ind w:left="0" w:firstLine="720"/>
        <w:jc w:val="both"/>
        <w:rPr>
          <w:lang w:val="en-US"/>
        </w:rPr>
      </w:pPr>
    </w:p>
    <w:p xmlns:wp14="http://schemas.microsoft.com/office/word/2010/wordml" w:rsidP="15F2F8D1" w14:paraId="70E2870F" wp14:textId="4F0FE887">
      <w:pPr>
        <w:pStyle w:val="1"/>
        <w:suppressLineNumbers w:val="0"/>
        <w:bidi w:val="0"/>
        <w:spacing w:before="0" w:beforeAutospacing="off" w:after="0" w:afterAutospacing="off" w:line="259" w:lineRule="auto"/>
        <w:ind w:left="0" w:right="0"/>
        <w:jc w:val="both"/>
        <w:rPr>
          <w:b w:val="1"/>
          <w:bCs w:val="1"/>
          <w:i w:val="1"/>
          <w:iCs w:val="1"/>
          <w:lang w:val="en-US"/>
        </w:rPr>
      </w:pPr>
      <w:r w:rsidRPr="15F2F8D1" w:rsidR="2092995C">
        <w:rPr>
          <w:b w:val="1"/>
          <w:bCs w:val="1"/>
          <w:i w:val="1"/>
          <w:iCs w:val="1"/>
          <w:lang w:val="en-US"/>
        </w:rPr>
        <w:t>Exploring Unique Values</w:t>
      </w:r>
    </w:p>
    <w:p xmlns:wp14="http://schemas.microsoft.com/office/word/2010/wordml" w:rsidP="15F2F8D1" w14:paraId="7C2B1460" wp14:textId="2412CD90">
      <w:pPr>
        <w:pStyle w:val="1"/>
        <w:suppressLineNumbers w:val="0"/>
        <w:bidi w:val="0"/>
        <w:spacing w:before="0" w:beforeAutospacing="off" w:after="0" w:afterAutospacing="off" w:line="259" w:lineRule="auto"/>
        <w:ind w:left="0" w:right="0"/>
        <w:jc w:val="both"/>
        <w:rPr>
          <w:b w:val="1"/>
          <w:bCs w:val="1"/>
          <w:i w:val="1"/>
          <w:iCs w:val="1"/>
          <w:lang w:val="en-US"/>
        </w:rPr>
      </w:pPr>
    </w:p>
    <w:p xmlns:wp14="http://schemas.microsoft.com/office/word/2010/wordml" w:rsidP="15F2F8D1" w14:paraId="2FFAFA7A" wp14:textId="4BEC6BBC">
      <w:pPr>
        <w:pStyle w:val="1"/>
        <w:ind w:left="0" w:firstLine="720"/>
        <w:jc w:val="both"/>
        <w:rPr>
          <w:lang w:val="en-US"/>
        </w:rPr>
      </w:pPr>
      <w:r w:rsidRPr="15F2F8D1" w:rsidR="653DEB46">
        <w:rPr>
          <w:lang w:val="en-US"/>
        </w:rPr>
        <w:t xml:space="preserve">Each column was reviewed to see how many unique values it had. This helped check if the data was consistent, separate categorical from numerical features, and spot </w:t>
      </w:r>
      <w:r w:rsidRPr="15F2F8D1" w:rsidR="653DEB46">
        <w:rPr>
          <w:lang w:val="en-US"/>
        </w:rPr>
        <w:t>special cases</w:t>
      </w:r>
      <w:r w:rsidRPr="15F2F8D1" w:rsidR="653DEB46">
        <w:rPr>
          <w:lang w:val="en-US"/>
        </w:rPr>
        <w:t xml:space="preserve"> like the “Unknown” entries in the </w:t>
      </w:r>
      <w:r w:rsidRPr="15F2F8D1" w:rsidR="653DEB46">
        <w:rPr>
          <w:lang w:val="en-US"/>
        </w:rPr>
        <w:t>smoking_history</w:t>
      </w:r>
      <w:r w:rsidRPr="15F2F8D1" w:rsidR="653DEB46">
        <w:rPr>
          <w:lang w:val="en-US"/>
        </w:rPr>
        <w:t xml:space="preserve"> column.</w:t>
      </w:r>
    </w:p>
    <w:p xmlns:wp14="http://schemas.microsoft.com/office/word/2010/wordml" w:rsidP="15F2F8D1" w14:paraId="1467BF42" wp14:textId="31CB8456">
      <w:pPr>
        <w:pStyle w:val="1"/>
        <w:ind w:left="0" w:firstLine="720"/>
        <w:jc w:val="both"/>
        <w:rPr>
          <w:lang w:val="en-US"/>
        </w:rPr>
      </w:pPr>
    </w:p>
    <w:p xmlns:wp14="http://schemas.microsoft.com/office/word/2010/wordml" w:rsidP="15F2F8D1" w14:paraId="0AD9F3C3" wp14:textId="6375D8A3">
      <w:pPr>
        <w:pStyle w:val="1"/>
        <w:ind w:left="0"/>
        <w:jc w:val="center"/>
      </w:pPr>
      <w:r w:rsidR="34980B9C">
        <w:drawing>
          <wp:inline xmlns:wp14="http://schemas.microsoft.com/office/word/2010/wordprocessingDrawing" wp14:editId="6F48E1CF" wp14:anchorId="0C20242D">
            <wp:extent cx="2981325" cy="733425"/>
            <wp:effectExtent l="0" t="0" r="0" b="0"/>
            <wp:docPr id="1627014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014217" name=""/>
                    <pic:cNvPicPr/>
                  </pic:nvPicPr>
                  <pic:blipFill>
                    <a:blip xmlns:r="http://schemas.openxmlformats.org/officeDocument/2006/relationships" r:embed="rId384466820">
                      <a:extLst>
                        <a:ext xmlns:a="http://schemas.openxmlformats.org/drawingml/2006/main" uri="{28A0092B-C50C-407E-A947-70E740481C1C}">
                          <a14:useLocalDpi xmlns:a14="http://schemas.microsoft.com/office/drawing/2010/main" val="0"/>
                        </a:ext>
                      </a:extLst>
                    </a:blip>
                    <a:stretch>
                      <a:fillRect/>
                    </a:stretch>
                  </pic:blipFill>
                  <pic:spPr>
                    <a:xfrm>
                      <a:off x="0" y="0"/>
                      <a:ext cx="2981325" cy="733425"/>
                    </a:xfrm>
                    <a:prstGeom prst="rect">
                      <a:avLst/>
                    </a:prstGeom>
                  </pic:spPr>
                </pic:pic>
              </a:graphicData>
            </a:graphic>
          </wp:inline>
        </w:drawing>
      </w:r>
    </w:p>
    <w:p w:rsidR="15F2F8D1" w:rsidP="1B3E2AE1" w:rsidRDefault="15F2F8D1" w14:paraId="43E8C9A8" w14:textId="64F26D79">
      <w:pPr>
        <w:pStyle w:val="1"/>
        <w:suppressLineNumbers w:val="0"/>
        <w:bidi w:val="0"/>
        <w:spacing w:before="0" w:beforeAutospacing="off" w:after="0" w:afterAutospacing="off" w:line="259" w:lineRule="auto"/>
        <w:ind w:left="0" w:right="0"/>
        <w:jc w:val="center"/>
        <w:rPr>
          <w:i w:val="1"/>
          <w:iCs w:val="1"/>
          <w:lang w:val="en-US"/>
        </w:rPr>
      </w:pPr>
      <w:r w:rsidRPr="1B3E2AE1" w:rsidR="0BEC9F47">
        <w:rPr>
          <w:i w:val="1"/>
          <w:iCs w:val="1"/>
          <w:lang w:val="en-US"/>
        </w:rPr>
        <w:t xml:space="preserve">Figure </w:t>
      </w:r>
      <w:r w:rsidRPr="1B3E2AE1" w:rsidR="468C9E6A">
        <w:rPr>
          <w:i w:val="1"/>
          <w:iCs w:val="1"/>
          <w:lang w:val="en-US"/>
        </w:rPr>
        <w:t>1</w:t>
      </w:r>
      <w:r w:rsidRPr="1B3E2AE1" w:rsidR="0BEC9F47">
        <w:rPr>
          <w:i w:val="1"/>
          <w:iCs w:val="1"/>
          <w:lang w:val="en-US"/>
        </w:rPr>
        <w:t xml:space="preserve">. </w:t>
      </w:r>
      <w:r w:rsidRPr="1B3E2AE1" w:rsidR="592DF6C7">
        <w:rPr>
          <w:i w:val="1"/>
          <w:iCs w:val="1"/>
          <w:lang w:val="en-US"/>
        </w:rPr>
        <w:t>Checking M</w:t>
      </w:r>
      <w:r w:rsidRPr="1B3E2AE1" w:rsidR="592DF6C7">
        <w:rPr>
          <w:i w:val="1"/>
          <w:iCs w:val="1"/>
          <w:lang w:val="en-US"/>
        </w:rPr>
        <w:t>issing Values &amp; Exploring Unique Values Code</w:t>
      </w:r>
    </w:p>
    <w:p w:rsidR="15F2F8D1" w:rsidP="15F2F8D1" w:rsidRDefault="15F2F8D1" w14:paraId="62FCDFBA" w14:textId="0CA3476F">
      <w:pPr>
        <w:pStyle w:val="1"/>
        <w:suppressLineNumbers w:val="0"/>
        <w:bidi w:val="0"/>
        <w:spacing w:before="0" w:beforeAutospacing="off" w:after="0" w:afterAutospacing="off" w:line="259" w:lineRule="auto"/>
        <w:ind w:left="0" w:right="0"/>
        <w:jc w:val="center"/>
        <w:rPr>
          <w:i w:val="1"/>
          <w:iCs w:val="1"/>
          <w:lang w:val="en-US"/>
        </w:rPr>
      </w:pPr>
    </w:p>
    <w:p w:rsidR="15F2F8D1" w:rsidP="1B3E2AE1" w:rsidRDefault="15F2F8D1" w14:paraId="4490080D" w14:textId="4FC30FA6">
      <w:pPr>
        <w:pStyle w:val="1"/>
        <w:suppressLineNumbers w:val="0"/>
        <w:bidi w:val="0"/>
        <w:spacing w:before="0" w:beforeAutospacing="off" w:after="0" w:afterAutospacing="off" w:line="259" w:lineRule="auto"/>
        <w:ind w:left="0" w:right="0"/>
        <w:jc w:val="both"/>
        <w:rPr>
          <w:b w:val="1"/>
          <w:bCs w:val="1"/>
          <w:i w:val="1"/>
          <w:iCs w:val="1"/>
          <w:lang w:val="en-US"/>
        </w:rPr>
      </w:pPr>
      <w:r w:rsidRPr="1B3E2AE1" w:rsidR="46FE2479">
        <w:rPr>
          <w:b w:val="1"/>
          <w:bCs w:val="1"/>
          <w:i w:val="1"/>
          <w:iCs w:val="1"/>
          <w:lang w:val="en-US"/>
        </w:rPr>
        <w:t>Renaming Columns</w:t>
      </w:r>
    </w:p>
    <w:p w:rsidR="1B3E2AE1" w:rsidP="1B3E2AE1" w:rsidRDefault="1B3E2AE1" w14:paraId="159266AE" w14:textId="3F28593E">
      <w:pPr>
        <w:pStyle w:val="1"/>
        <w:suppressLineNumbers w:val="0"/>
        <w:bidi w:val="0"/>
        <w:spacing w:before="0" w:beforeAutospacing="off" w:after="0" w:afterAutospacing="off" w:line="259" w:lineRule="auto"/>
        <w:ind w:left="0" w:right="0"/>
        <w:jc w:val="both"/>
        <w:rPr>
          <w:b w:val="1"/>
          <w:bCs w:val="1"/>
          <w:i w:val="1"/>
          <w:iCs w:val="1"/>
          <w:lang w:val="en-US"/>
        </w:rPr>
      </w:pPr>
    </w:p>
    <w:p w:rsidR="1191F9C5" w:rsidP="15F2F8D1" w:rsidRDefault="1191F9C5" w14:paraId="07DA4279" w14:textId="0CC6A828">
      <w:pPr>
        <w:pStyle w:val="1"/>
        <w:ind w:left="0" w:firstLine="720"/>
        <w:jc w:val="both"/>
        <w:rPr>
          <w:lang w:val="en-US"/>
        </w:rPr>
      </w:pPr>
      <w:r w:rsidRPr="15F2F8D1" w:rsidR="1191F9C5">
        <w:rPr>
          <w:lang w:val="en-US"/>
        </w:rPr>
        <w:t xml:space="preserve">Some columns were renamed to make them clearer and easier to understand. For example, </w:t>
      </w:r>
      <w:r w:rsidRPr="15F2F8D1" w:rsidR="1191F9C5">
        <w:rPr>
          <w:lang w:val="en-US"/>
        </w:rPr>
        <w:t>avg_glucose_level</w:t>
      </w:r>
      <w:r w:rsidRPr="15F2F8D1" w:rsidR="1191F9C5">
        <w:rPr>
          <w:lang w:val="en-US"/>
        </w:rPr>
        <w:t xml:space="preserve"> was changed to </w:t>
      </w:r>
      <w:r w:rsidRPr="15F2F8D1" w:rsidR="1191F9C5">
        <w:rPr>
          <w:lang w:val="en-US"/>
        </w:rPr>
        <w:t>blood_glucose_level</w:t>
      </w:r>
      <w:r w:rsidRPr="15F2F8D1" w:rsidR="1191F9C5">
        <w:rPr>
          <w:lang w:val="en-US"/>
        </w:rPr>
        <w:t xml:space="preserve">, and </w:t>
      </w:r>
      <w:r w:rsidRPr="15F2F8D1" w:rsidR="1191F9C5">
        <w:rPr>
          <w:lang w:val="en-US"/>
        </w:rPr>
        <w:t>bmi</w:t>
      </w:r>
      <w:r w:rsidRPr="15F2F8D1" w:rsidR="1191F9C5">
        <w:rPr>
          <w:lang w:val="en-US"/>
        </w:rPr>
        <w:t xml:space="preserve"> to </w:t>
      </w:r>
      <w:r w:rsidRPr="15F2F8D1" w:rsidR="1191F9C5">
        <w:rPr>
          <w:lang w:val="en-US"/>
        </w:rPr>
        <w:t>bmi_score</w:t>
      </w:r>
      <w:r w:rsidRPr="15F2F8D1" w:rsidR="1191F9C5">
        <w:rPr>
          <w:lang w:val="en-US"/>
        </w:rPr>
        <w:t>. This made the dataset more descriptive and better aligned with medical terms.</w:t>
      </w:r>
    </w:p>
    <w:p w:rsidR="15F2F8D1" w:rsidP="15F2F8D1" w:rsidRDefault="15F2F8D1" w14:paraId="38C1A7B1" w14:textId="39B50912">
      <w:pPr>
        <w:pStyle w:val="1"/>
        <w:ind w:left="0" w:firstLine="720"/>
        <w:jc w:val="both"/>
        <w:rPr>
          <w:lang w:val="en-US"/>
        </w:rPr>
      </w:pPr>
    </w:p>
    <w:p w:rsidR="15F2F8D1" w:rsidP="1B3E2AE1" w:rsidRDefault="15F2F8D1" w14:paraId="3B411D54" w14:textId="45105D83">
      <w:pPr>
        <w:pStyle w:val="1"/>
        <w:suppressLineNumbers w:val="0"/>
        <w:bidi w:val="0"/>
        <w:spacing w:before="0" w:beforeAutospacing="off" w:after="0" w:afterAutospacing="off" w:line="259" w:lineRule="auto"/>
        <w:ind w:left="0" w:firstLine="0"/>
        <w:jc w:val="center"/>
        <w:rPr>
          <w:rFonts w:ascii="Times New Roman" w:hAnsi="Times New Roman" w:eastAsia="Times New Roman" w:cs="Times New Roman"/>
          <w:noProof w:val="0"/>
          <w:sz w:val="20"/>
          <w:szCs w:val="20"/>
          <w:lang w:val="en-US"/>
        </w:rPr>
      </w:pPr>
      <w:r w:rsidR="48F3E272">
        <w:drawing>
          <wp:inline wp14:editId="1531A168" wp14:anchorId="1E06568A">
            <wp:extent cx="2981325" cy="1123950"/>
            <wp:effectExtent l="0" t="0" r="0" b="0"/>
            <wp:docPr id="1513156935"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156935" name=""/>
                    <pic:cNvPicPr/>
                  </pic:nvPicPr>
                  <pic:blipFill>
                    <a:blip xmlns:r="http://schemas.openxmlformats.org/officeDocument/2006/relationships" r:embed="rId302433556">
                      <a:extLst>
                        <a:ext xmlns:a="http://schemas.openxmlformats.org/drawingml/2006/main" uri="{28A0092B-C50C-407E-A947-70E740481C1C}">
                          <a14:useLocalDpi xmlns:a14="http://schemas.microsoft.com/office/drawing/2010/main" val="0"/>
                        </a:ext>
                      </a:extLst>
                    </a:blip>
                    <a:stretch>
                      <a:fillRect/>
                    </a:stretch>
                  </pic:blipFill>
                  <pic:spPr>
                    <a:xfrm>
                      <a:off x="0" y="0"/>
                      <a:ext cx="2981325" cy="1123950"/>
                    </a:xfrm>
                    <a:prstGeom prst="rect">
                      <a:avLst/>
                    </a:prstGeom>
                  </pic:spPr>
                </pic:pic>
              </a:graphicData>
            </a:graphic>
          </wp:inline>
        </w:drawing>
      </w:r>
      <w:r w:rsidRPr="1B3E2AE1" w:rsidR="48F3E272">
        <w:rPr>
          <w:i w:val="1"/>
          <w:iCs w:val="1"/>
          <w:lang w:val="en-US"/>
        </w:rPr>
        <w:t xml:space="preserve">Figure </w:t>
      </w:r>
      <w:r w:rsidRPr="1B3E2AE1" w:rsidR="712B0A90">
        <w:rPr>
          <w:i w:val="1"/>
          <w:iCs w:val="1"/>
          <w:lang w:val="en-US"/>
        </w:rPr>
        <w:t>2</w:t>
      </w:r>
      <w:r w:rsidRPr="1B3E2AE1" w:rsidR="48F3E272">
        <w:rPr>
          <w:i w:val="1"/>
          <w:iCs w:val="1"/>
          <w:lang w:val="en-US"/>
        </w:rPr>
        <w:t>. Renaming Columns</w:t>
      </w:r>
    </w:p>
    <w:p w:rsidR="1B3E2AE1" w:rsidP="1B3E2AE1" w:rsidRDefault="1B3E2AE1" w14:paraId="3C055AA2" w14:textId="5249D4F0">
      <w:pPr>
        <w:pStyle w:val="1"/>
        <w:ind w:left="0" w:firstLine="0"/>
        <w:jc w:val="center"/>
        <w:rPr>
          <w:i w:val="1"/>
          <w:iCs w:val="1"/>
          <w:lang w:val="en-US"/>
        </w:rPr>
      </w:pPr>
    </w:p>
    <w:p w:rsidR="15F2F8D1" w:rsidP="1B3E2AE1" w:rsidRDefault="15F2F8D1" w14:paraId="6B7CAED0" w14:textId="3883E1B0">
      <w:pPr>
        <w:pStyle w:val="1"/>
        <w:suppressLineNumbers w:val="0"/>
        <w:bidi w:val="0"/>
        <w:spacing w:before="0" w:beforeAutospacing="off" w:after="0" w:afterAutospacing="off" w:line="259" w:lineRule="auto"/>
        <w:ind w:left="0" w:right="0"/>
        <w:jc w:val="both"/>
        <w:rPr>
          <w:b w:val="1"/>
          <w:bCs w:val="1"/>
          <w:i w:val="1"/>
          <w:iCs w:val="1"/>
          <w:lang w:val="en-US"/>
        </w:rPr>
      </w:pPr>
      <w:r w:rsidRPr="1B3E2AE1" w:rsidR="469D6281">
        <w:rPr>
          <w:b w:val="1"/>
          <w:bCs w:val="1"/>
          <w:i w:val="1"/>
          <w:iCs w:val="1"/>
          <w:lang w:val="en-US"/>
        </w:rPr>
        <w:t>Exploring Unique Values and Duplicates</w:t>
      </w:r>
    </w:p>
    <w:p w:rsidR="1B3E2AE1" w:rsidP="1B3E2AE1" w:rsidRDefault="1B3E2AE1" w14:paraId="5C88672B" w14:textId="603AB6DC">
      <w:pPr>
        <w:pStyle w:val="1"/>
        <w:suppressLineNumbers w:val="0"/>
        <w:bidi w:val="0"/>
        <w:spacing w:before="0" w:beforeAutospacing="off" w:after="0" w:afterAutospacing="off" w:line="259" w:lineRule="auto"/>
        <w:ind w:left="0" w:right="0"/>
        <w:jc w:val="both"/>
        <w:rPr>
          <w:b w:val="1"/>
          <w:bCs w:val="1"/>
          <w:i w:val="1"/>
          <w:iCs w:val="1"/>
          <w:lang w:val="en-US"/>
        </w:rPr>
      </w:pPr>
    </w:p>
    <w:p w:rsidR="15F2F8D1" w:rsidP="15F2F8D1" w:rsidRDefault="15F2F8D1" w14:paraId="44763A53" w14:textId="4C63E64E">
      <w:pPr>
        <w:pStyle w:val="1"/>
        <w:spacing w:before="0" w:beforeAutospacing="off" w:after="0" w:afterAutospacing="off" w:line="259" w:lineRule="auto"/>
        <w:ind w:left="0" w:right="0" w:firstLine="720"/>
        <w:jc w:val="both"/>
        <w:rPr>
          <w:lang w:val="en-US"/>
        </w:rPr>
      </w:pPr>
      <w:r w:rsidRPr="1B3E2AE1" w:rsidR="3276EC00">
        <w:rPr>
          <w:lang w:val="en-US"/>
        </w:rPr>
        <w:t xml:space="preserve">Each column was checked to see how many unique values it had and to spot </w:t>
      </w:r>
      <w:r w:rsidRPr="1B3E2AE1" w:rsidR="3276EC00">
        <w:rPr>
          <w:lang w:val="en-US"/>
        </w:rPr>
        <w:t>possible duplicates</w:t>
      </w:r>
      <w:r w:rsidRPr="1B3E2AE1" w:rsidR="3276EC00">
        <w:rPr>
          <w:lang w:val="en-US"/>
        </w:rPr>
        <w:t xml:space="preserve">. This helped tell apart categorical features (with repeated values) from numerical ones (with many distinct values). It also showed </w:t>
      </w:r>
      <w:r w:rsidRPr="1B3E2AE1" w:rsidR="3276EC00">
        <w:rPr>
          <w:lang w:val="en-US"/>
        </w:rPr>
        <w:t>special cases</w:t>
      </w:r>
      <w:r w:rsidRPr="1B3E2AE1" w:rsidR="3276EC00">
        <w:rPr>
          <w:lang w:val="en-US"/>
        </w:rPr>
        <w:t>, like “Unknown” labels in some categories. Columns with completely unique values, such as the id column, were confirmed as identifiers. Finally, duplicate rows were removed to keep the data clean and avoid redundancy in the analysis.</w:t>
      </w:r>
    </w:p>
    <w:p w:rsidR="1429347C" w:rsidP="15F2F8D1" w:rsidRDefault="1429347C" w14:paraId="3309B068" w14:textId="4E698D4A">
      <w:pPr>
        <w:pStyle w:val="1"/>
        <w:spacing w:before="0" w:beforeAutospacing="off" w:after="0" w:afterAutospacing="off" w:line="259" w:lineRule="auto"/>
        <w:ind w:left="0" w:right="0" w:firstLine="0"/>
        <w:jc w:val="center"/>
      </w:pPr>
      <w:r w:rsidR="1429347C">
        <w:drawing>
          <wp:inline wp14:editId="3AE7CE97" wp14:anchorId="117FE629">
            <wp:extent cx="2981325" cy="1485900"/>
            <wp:effectExtent l="0" t="0" r="0" b="0"/>
            <wp:docPr id="1390989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521227" name=""/>
                    <pic:cNvPicPr/>
                  </pic:nvPicPr>
                  <pic:blipFill>
                    <a:blip xmlns:r="http://schemas.openxmlformats.org/officeDocument/2006/relationships" r:embed="rId938840068">
                      <a:extLst>
                        <a:ext xmlns:a="http://schemas.openxmlformats.org/drawingml/2006/main" uri="{28A0092B-C50C-407E-A947-70E740481C1C}">
                          <a14:useLocalDpi xmlns:a14="http://schemas.microsoft.com/office/drawing/2010/main" val="0"/>
                        </a:ext>
                      </a:extLst>
                    </a:blip>
                    <a:stretch>
                      <a:fillRect/>
                    </a:stretch>
                  </pic:blipFill>
                  <pic:spPr>
                    <a:xfrm>
                      <a:off x="0" y="0"/>
                      <a:ext cx="2981325" cy="1485900"/>
                    </a:xfrm>
                    <a:prstGeom prst="rect">
                      <a:avLst/>
                    </a:prstGeom>
                  </pic:spPr>
                </pic:pic>
              </a:graphicData>
            </a:graphic>
          </wp:inline>
        </w:drawing>
      </w:r>
    </w:p>
    <w:p w:rsidR="1429347C" w:rsidP="15F2F8D1" w:rsidRDefault="1429347C" w14:paraId="17DC3D8F" w14:textId="7C3DEA83">
      <w:pPr>
        <w:pStyle w:val="1"/>
        <w:suppressLineNumbers w:val="0"/>
        <w:bidi w:val="0"/>
        <w:spacing w:before="0" w:beforeAutospacing="off" w:after="0" w:afterAutospacing="off" w:line="259" w:lineRule="auto"/>
        <w:ind w:left="0" w:right="0"/>
        <w:jc w:val="center"/>
        <w:rPr>
          <w:b w:val="0"/>
          <w:bCs w:val="0"/>
          <w:i w:val="1"/>
          <w:iCs w:val="1"/>
          <w:lang w:val="en-US"/>
          <w:rPrChange w:author="Samantha Reign  Pajanustan" w:date="2025-09-24T12:14:43.879Z" w:id="1698390232">
            <w:rPr>
              <w:b w:val="1"/>
              <w:bCs w:val="1"/>
              <w:i w:val="1"/>
              <w:iCs w:val="1"/>
              <w:lang w:val="en-US"/>
            </w:rPr>
          </w:rPrChange>
        </w:rPr>
        <w:pPrChange w:author="Samantha Reign  Pajanustan" w:date="2025-09-24T12:11:25.974Z">
          <w:pPr>
            <w:pStyle w:val="1"/>
            <w:bidi w:val="0"/>
            <w:spacing w:before="0" w:beforeAutospacing="off" w:after="0" w:afterAutospacing="off" w:line="259" w:lineRule="auto"/>
            <w:ind w:left="0" w:right="0"/>
            <w:jc w:val="both"/>
          </w:pPr>
        </w:pPrChange>
      </w:pPr>
      <w:r w:rsidRPr="15F2F8D1" w:rsidR="1429347C">
        <w:rPr>
          <w:i w:val="1"/>
          <w:iCs w:val="1"/>
          <w:lang w:val="en-US"/>
        </w:rPr>
        <w:t xml:space="preserve">Figure 3. </w:t>
      </w:r>
      <w:r w:rsidRPr="15F2F8D1" w:rsidR="1429347C">
        <w:rPr>
          <w:b w:val="0"/>
          <w:bCs w:val="0"/>
          <w:i w:val="1"/>
          <w:iCs w:val="1"/>
          <w:lang w:val="en-US"/>
          <w:rPrChange w:author="Samantha Reign  Pajanustan" w:date="2025-09-24T12:14:43.879Z" w:id="2117392145">
            <w:rPr>
              <w:b w:val="1"/>
              <w:bCs w:val="1"/>
              <w:i w:val="1"/>
              <w:iCs w:val="1"/>
              <w:lang w:val="en-US"/>
            </w:rPr>
          </w:rPrChange>
        </w:rPr>
        <w:t>Exploring Unique Values and Duplicates Code</w:t>
      </w:r>
    </w:p>
    <w:p w:rsidR="15F2F8D1" w:rsidP="15F2F8D1" w:rsidRDefault="15F2F8D1" w14:paraId="26F11E9E" w14:textId="5B58F6CB">
      <w:pPr>
        <w:pStyle w:val="1"/>
        <w:spacing w:before="0" w:beforeAutospacing="off" w:after="0" w:afterAutospacing="off" w:line="259" w:lineRule="auto"/>
        <w:ind w:left="0" w:right="0" w:firstLine="0"/>
        <w:jc w:val="center"/>
      </w:pPr>
    </w:p>
    <w:p w:rsidR="04E62CB6" w:rsidP="15F2F8D1" w:rsidRDefault="04E62CB6" w14:paraId="379CD551" w14:textId="1915A26D">
      <w:pPr>
        <w:pStyle w:val="1"/>
        <w:suppressLineNumbers w:val="0"/>
        <w:bidi w:val="0"/>
        <w:spacing w:before="0" w:beforeAutospacing="off" w:after="0" w:afterAutospacing="off" w:line="259" w:lineRule="auto"/>
        <w:ind w:left="0" w:right="0"/>
        <w:jc w:val="both"/>
        <w:rPr>
          <w:b w:val="1"/>
          <w:bCs w:val="1"/>
          <w:i w:val="1"/>
          <w:iCs w:val="1"/>
          <w:lang w:val="en-US"/>
        </w:rPr>
      </w:pPr>
      <w:r w:rsidRPr="15F2F8D1" w:rsidR="04E62CB6">
        <w:rPr>
          <w:b w:val="1"/>
          <w:bCs w:val="1"/>
          <w:i w:val="1"/>
          <w:iCs w:val="1"/>
          <w:lang w:val="en-US"/>
        </w:rPr>
        <w:t>Detecting Outliers</w:t>
      </w:r>
    </w:p>
    <w:p w:rsidR="15F2F8D1" w:rsidP="15F2F8D1" w:rsidRDefault="15F2F8D1" w14:paraId="22D85C6A" w14:textId="3B85A7CF">
      <w:pPr>
        <w:pStyle w:val="1"/>
        <w:suppressLineNumbers w:val="0"/>
        <w:bidi w:val="0"/>
        <w:spacing w:before="0" w:beforeAutospacing="off" w:after="0" w:afterAutospacing="off" w:line="259" w:lineRule="auto"/>
        <w:ind w:left="0" w:right="0"/>
        <w:jc w:val="both"/>
        <w:rPr>
          <w:b w:val="1"/>
          <w:bCs w:val="1"/>
          <w:i w:val="1"/>
          <w:iCs w:val="1"/>
          <w:lang w:val="en-US"/>
        </w:rPr>
      </w:pPr>
    </w:p>
    <w:p w:rsidR="4BDC5737" w:rsidP="15F2F8D1" w:rsidRDefault="4BDC5737" w14:paraId="17D92821" w14:textId="69169FE3">
      <w:pPr>
        <w:pStyle w:val="1"/>
        <w:spacing w:before="0" w:beforeAutospacing="off" w:after="0" w:afterAutospacing="off" w:line="259" w:lineRule="auto"/>
        <w:ind w:left="0" w:right="0" w:firstLine="720"/>
        <w:jc w:val="both"/>
        <w:rPr>
          <w:lang w:val="en-US"/>
        </w:rPr>
      </w:pPr>
      <w:r w:rsidRPr="1B3E2AE1" w:rsidR="7AD4E2B0">
        <w:rPr>
          <w:lang w:val="en-US"/>
        </w:rPr>
        <w:t>Outliers in the numerical features were detected</w:t>
      </w:r>
      <w:r w:rsidRPr="1B3E2AE1" w:rsidR="5B9EB918">
        <w:rPr>
          <w:lang w:val="en-US"/>
        </w:rPr>
        <w:t xml:space="preserve"> </w:t>
      </w:r>
      <w:r w:rsidRPr="1B3E2AE1" w:rsidR="7AD4E2B0">
        <w:rPr>
          <w:lang w:val="en-US"/>
        </w:rPr>
        <w:t>using the Interquartile Range (IQR) method. This approach calculates the middle range of the data and flags values that fall too far below or above it as outliers. Finding these extreme values is important because they can distort the overall statistics and reduce the accuracy of machine learning models. To better understand them, boxplots were created for each numerical column, showing how the data is spread out and where the outliers appear.</w:t>
      </w:r>
    </w:p>
    <w:p w:rsidR="15F2F8D1" w:rsidP="15F2F8D1" w:rsidRDefault="15F2F8D1" w14:paraId="1FDD44E1" w14:textId="06A8EA18">
      <w:pPr>
        <w:pStyle w:val="1"/>
        <w:spacing w:before="0" w:beforeAutospacing="off" w:after="0" w:afterAutospacing="off" w:line="259" w:lineRule="auto"/>
        <w:ind w:left="0" w:right="0" w:firstLine="720"/>
        <w:jc w:val="both"/>
        <w:rPr>
          <w:lang w:val="en-US"/>
        </w:rPr>
      </w:pPr>
    </w:p>
    <w:p w:rsidR="15F2F8D1" w:rsidP="1B3E2AE1" w:rsidRDefault="15F2F8D1" w14:paraId="0EC8EEE2" w14:textId="33F4BE64">
      <w:pPr>
        <w:pStyle w:val="1"/>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sz w:val="20"/>
          <w:szCs w:val="20"/>
          <w:lang w:val="en-US"/>
        </w:rPr>
        <w:pPrChange w:author="Samantha Reign  Pajanustan" w:date="2025-09-24T12:13:06.775Z">
          <w:pPr/>
        </w:pPrChange>
      </w:pPr>
      <w:r w:rsidR="1F2DFA16">
        <w:drawing>
          <wp:inline wp14:editId="3EA6E199" wp14:anchorId="6D2FF8E9">
            <wp:extent cx="2981325" cy="1457325"/>
            <wp:effectExtent l="0" t="0" r="0" b="0"/>
            <wp:docPr id="78556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56296" name=""/>
                    <pic:cNvPicPr/>
                  </pic:nvPicPr>
                  <pic:blipFill>
                    <a:blip xmlns:r="http://schemas.openxmlformats.org/officeDocument/2006/relationships" r:embed="rId472169913">
                      <a:extLst>
                        <a:ext xmlns:a="http://schemas.openxmlformats.org/drawingml/2006/main" uri="{28A0092B-C50C-407E-A947-70E740481C1C}">
                          <a14:useLocalDpi xmlns:a14="http://schemas.microsoft.com/office/drawing/2010/main" val="0"/>
                        </a:ext>
                      </a:extLst>
                    </a:blip>
                    <a:stretch>
                      <a:fillRect/>
                    </a:stretch>
                  </pic:blipFill>
                  <pic:spPr>
                    <a:xfrm>
                      <a:off x="0" y="0"/>
                      <a:ext cx="2981325" cy="1457325"/>
                    </a:xfrm>
                    <a:prstGeom prst="rect">
                      <a:avLst/>
                    </a:prstGeom>
                  </pic:spPr>
                </pic:pic>
              </a:graphicData>
            </a:graphic>
          </wp:inline>
        </w:drawing>
      </w:r>
      <w:r w:rsidRPr="1B3E2AE1" w:rsidR="1F2DFA16">
        <w:rPr>
          <w:i w:val="1"/>
          <w:iCs w:val="1"/>
          <w:lang w:val="en-US"/>
        </w:rPr>
        <w:t xml:space="preserve">Figure </w:t>
      </w:r>
      <w:r w:rsidRPr="1B3E2AE1" w:rsidR="14D1FB69">
        <w:rPr>
          <w:i w:val="1"/>
          <w:iCs w:val="1"/>
          <w:lang w:val="en-US"/>
        </w:rPr>
        <w:t>4</w:t>
      </w:r>
      <w:r w:rsidRPr="1B3E2AE1" w:rsidR="1F2DFA16">
        <w:rPr>
          <w:i w:val="1"/>
          <w:iCs w:val="1"/>
          <w:lang w:val="en-US"/>
        </w:rPr>
        <w:t>. Detecting Outliers Code</w:t>
      </w:r>
    </w:p>
    <w:p w:rsidR="04E62CB6" w:rsidP="15F2F8D1" w:rsidRDefault="04E62CB6" w14:paraId="25EA2123" w14:textId="69095623">
      <w:pPr>
        <w:pStyle w:val="1"/>
        <w:bidi w:val="0"/>
        <w:spacing w:before="0" w:beforeAutospacing="off" w:after="0" w:afterAutospacing="off" w:line="259" w:lineRule="auto"/>
        <w:ind w:left="0" w:right="0"/>
        <w:jc w:val="center"/>
      </w:pPr>
      <w:r w:rsidR="1F2DFA16">
        <w:drawing>
          <wp:inline wp14:editId="6013DD11" wp14:anchorId="1015F29E">
            <wp:extent cx="2910622" cy="2334077"/>
            <wp:effectExtent l="9525" t="9525" r="9525" b="9525"/>
            <wp:docPr id="139935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191883" name=""/>
                    <pic:cNvPicPr/>
                  </pic:nvPicPr>
                  <pic:blipFill>
                    <a:blip xmlns:r="http://schemas.openxmlformats.org/officeDocument/2006/relationships" r:embed="rId410275064">
                      <a:extLst>
                        <a:ext uri="{28A0092B-C50C-407E-A947-70E740481C1C}">
                          <a14:useLocalDpi xmlns:a14="http://schemas.microsoft.com/office/drawing/2010/main"/>
                        </a:ext>
                      </a:extLst>
                    </a:blip>
                    <a:stretch>
                      <a:fillRect/>
                    </a:stretch>
                  </pic:blipFill>
                  <pic:spPr>
                    <a:xfrm rot="0">
                      <a:off x="0" y="0"/>
                      <a:ext cx="2910622" cy="2334077"/>
                    </a:xfrm>
                    <a:prstGeom prst="rect">
                      <a:avLst/>
                    </a:prstGeom>
                    <a:ln w="9525">
                      <a:solidFill>
                        <a:schemeClr val="tx1"/>
                      </a:solidFill>
                      <a:prstDash val="solid"/>
                    </a:ln>
                  </pic:spPr>
                </pic:pic>
              </a:graphicData>
            </a:graphic>
          </wp:inline>
        </w:drawing>
      </w:r>
    </w:p>
    <w:p w:rsidR="04E62CB6" w:rsidP="15F2F8D1" w:rsidRDefault="04E62CB6" w14:paraId="47BB7868" w14:textId="50F3EB6C">
      <w:pPr>
        <w:pStyle w:val="1"/>
        <w:suppressLineNumbers w:val="0"/>
        <w:bidi w:val="0"/>
        <w:spacing w:before="0" w:beforeAutospacing="off" w:after="0" w:afterAutospacing="off" w:line="259" w:lineRule="auto"/>
        <w:ind w:left="0" w:right="0"/>
        <w:jc w:val="center"/>
        <w:rPr>
          <w:rFonts w:ascii="Times New Roman" w:hAnsi="Times New Roman" w:eastAsia="Times New Roman" w:cs="Times New Roman"/>
          <w:noProof w:val="0"/>
          <w:sz w:val="20"/>
          <w:szCs w:val="20"/>
          <w:lang w:val="en-US"/>
        </w:rPr>
      </w:pPr>
      <w:r w:rsidRPr="1B3E2AE1" w:rsidR="1F2DFA16">
        <w:rPr>
          <w:i w:val="1"/>
          <w:iCs w:val="1"/>
          <w:lang w:val="en-US"/>
        </w:rPr>
        <w:t xml:space="preserve">Figure </w:t>
      </w:r>
      <w:r w:rsidRPr="1B3E2AE1" w:rsidR="092A5E0E">
        <w:rPr>
          <w:i w:val="1"/>
          <w:iCs w:val="1"/>
          <w:lang w:val="en-US"/>
        </w:rPr>
        <w:t>5</w:t>
      </w:r>
      <w:r w:rsidRPr="1B3E2AE1" w:rsidR="1F2DFA16">
        <w:rPr>
          <w:i w:val="1"/>
          <w:iCs w:val="1"/>
          <w:lang w:val="en-US"/>
        </w:rPr>
        <w:t>. Boxplot of numerical features showing detected outliers.</w:t>
      </w:r>
    </w:p>
    <w:p w:rsidR="15F2F8D1" w:rsidP="15F2F8D1" w:rsidRDefault="15F2F8D1" w14:paraId="534E61F9" w14:textId="089F62EA">
      <w:pPr>
        <w:pStyle w:val="1"/>
        <w:bidi w:val="0"/>
        <w:spacing w:before="0" w:beforeAutospacing="off" w:after="0" w:afterAutospacing="off" w:line="259" w:lineRule="auto"/>
        <w:ind w:left="0" w:right="0"/>
        <w:jc w:val="center"/>
        <w:pPrChange w:author="Samantha Reign  Pajanustan" w:date="2025-09-24T12:13:57.968Z">
          <w:pPr>
            <w:bidi w:val="0"/>
          </w:pPr>
        </w:pPrChange>
      </w:pPr>
    </w:p>
    <w:p w:rsidR="341C68FE" w:rsidP="1B3E2AE1" w:rsidRDefault="341C68FE" w14:paraId="0EB3538A" w14:textId="268014E7">
      <w:pPr>
        <w:pStyle w:val="1"/>
        <w:suppressLineNumbers w:val="0"/>
        <w:bidi w:val="0"/>
        <w:spacing w:before="0" w:beforeAutospacing="off" w:after="0" w:afterAutospacing="off" w:line="259" w:lineRule="auto"/>
        <w:ind w:left="0" w:right="0"/>
        <w:jc w:val="both"/>
        <w:rPr>
          <w:b w:val="1"/>
          <w:bCs w:val="1"/>
          <w:i w:val="1"/>
          <w:iCs w:val="1"/>
          <w:lang w:val="en-US"/>
        </w:rPr>
      </w:pPr>
      <w:r w:rsidRPr="1B3E2AE1" w:rsidR="1F2DFA16">
        <w:rPr>
          <w:b w:val="1"/>
          <w:bCs w:val="1"/>
          <w:i w:val="1"/>
          <w:iCs w:val="1"/>
          <w:lang w:val="en-US"/>
        </w:rPr>
        <w:t>Removing Outliers</w:t>
      </w:r>
    </w:p>
    <w:p w:rsidR="1B3E2AE1" w:rsidP="1B3E2AE1" w:rsidRDefault="1B3E2AE1" w14:paraId="763F3F2A" w14:textId="36B1BF4E">
      <w:pPr>
        <w:pStyle w:val="1"/>
        <w:suppressLineNumbers w:val="0"/>
        <w:bidi w:val="0"/>
        <w:spacing w:before="0" w:beforeAutospacing="off" w:after="0" w:afterAutospacing="off" w:line="259" w:lineRule="auto"/>
        <w:ind w:left="0" w:right="0"/>
        <w:jc w:val="both"/>
        <w:rPr>
          <w:b w:val="1"/>
          <w:bCs w:val="1"/>
          <w:i w:val="1"/>
          <w:iCs w:val="1"/>
          <w:lang w:val="en-US"/>
        </w:rPr>
      </w:pPr>
    </w:p>
    <w:p w:rsidR="34CB1282" w:rsidP="15F2F8D1" w:rsidRDefault="34CB1282" w14:paraId="12237585" w14:textId="61E94D6C">
      <w:pPr>
        <w:pStyle w:val="1"/>
        <w:spacing w:before="0" w:beforeAutospacing="off" w:after="0" w:afterAutospacing="off" w:line="259" w:lineRule="auto"/>
        <w:ind w:left="0" w:right="0" w:firstLine="720"/>
        <w:jc w:val="both"/>
        <w:rPr>
          <w:lang w:val="en-US"/>
        </w:rPr>
      </w:pPr>
      <w:r w:rsidRPr="341C68FE" w:rsidR="34CB1282">
        <w:rPr>
          <w:lang w:val="en-US"/>
        </w:rPr>
        <w:t xml:space="preserve">After finding the outliers, the IQR method was used again to remove values that were too far outside the normal range. This step reduced noise in the data and made the dataset better reflect typical patient characteristics. To confirm the changes, new boxplots were created for each numerical column, showing a cleaner distribution without </w:t>
      </w:r>
      <w:r w:rsidRPr="341C68FE" w:rsidR="34CB1282">
        <w:rPr>
          <w:lang w:val="en-US"/>
        </w:rPr>
        <w:t>the extreme</w:t>
      </w:r>
      <w:r w:rsidRPr="341C68FE" w:rsidR="34CB1282">
        <w:rPr>
          <w:lang w:val="en-US"/>
        </w:rPr>
        <w:t xml:space="preserve"> values.</w:t>
      </w:r>
    </w:p>
    <w:p w:rsidR="341C68FE" w:rsidP="341C68FE" w:rsidRDefault="341C68FE" w14:paraId="39206209" w14:textId="10C3193E">
      <w:pPr>
        <w:pStyle w:val="1"/>
        <w:spacing w:before="0" w:beforeAutospacing="off" w:after="0" w:afterAutospacing="off" w:line="259" w:lineRule="auto"/>
        <w:ind w:left="0" w:right="0" w:firstLine="720"/>
        <w:jc w:val="both"/>
        <w:rPr>
          <w:lang w:val="en-US"/>
        </w:rPr>
      </w:pPr>
    </w:p>
    <w:p w:rsidR="04E62CB6" w:rsidP="15F2F8D1" w:rsidRDefault="04E62CB6" w14:paraId="0D6BF7E7" w14:textId="1F5B7F1B">
      <w:pPr>
        <w:pStyle w:val="1"/>
        <w:spacing w:before="0" w:beforeAutospacing="off" w:after="0" w:afterAutospacing="off" w:line="259" w:lineRule="auto"/>
        <w:ind w:left="0" w:right="0" w:firstLine="0"/>
        <w:jc w:val="center"/>
        <w:pPrChange w:author="Samantha Reign  Pajanustan" w:date="2025-09-24T12:16:43.625Z">
          <w:pPr/>
        </w:pPrChange>
      </w:pPr>
      <w:r w:rsidR="04E62CB6">
        <w:drawing>
          <wp:inline wp14:editId="40E4BC31" wp14:anchorId="4FC4B9B7">
            <wp:extent cx="2981325" cy="1171575"/>
            <wp:effectExtent l="0" t="0" r="0" b="0"/>
            <wp:docPr id="2083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930" name=""/>
                    <pic:cNvPicPr/>
                  </pic:nvPicPr>
                  <pic:blipFill>
                    <a:blip xmlns:r="http://schemas.openxmlformats.org/officeDocument/2006/relationships" r:embed="rId1848057900">
                      <a:extLst>
                        <a:ext xmlns:a="http://schemas.openxmlformats.org/drawingml/2006/main" uri="{28A0092B-C50C-407E-A947-70E740481C1C}">
                          <a14:useLocalDpi xmlns:a14="http://schemas.microsoft.com/office/drawing/2010/main" val="0"/>
                        </a:ext>
                      </a:extLst>
                    </a:blip>
                    <a:stretch>
                      <a:fillRect/>
                    </a:stretch>
                  </pic:blipFill>
                  <pic:spPr>
                    <a:xfrm>
                      <a:off x="0" y="0"/>
                      <a:ext cx="2981325" cy="1171575"/>
                    </a:xfrm>
                    <a:prstGeom prst="rect">
                      <a:avLst/>
                    </a:prstGeom>
                  </pic:spPr>
                </pic:pic>
              </a:graphicData>
            </a:graphic>
          </wp:inline>
        </w:drawing>
      </w:r>
    </w:p>
    <w:p w:rsidR="04E62CB6" w:rsidP="1B3E2AE1" w:rsidRDefault="04E62CB6" w14:paraId="2FA6BA2F" w14:textId="58FD0079">
      <w:pPr>
        <w:pStyle w:val="1"/>
        <w:suppressLineNumbers w:val="0"/>
        <w:bidi w:val="0"/>
        <w:spacing w:before="0" w:beforeAutospacing="off" w:after="0" w:afterAutospacing="off" w:line="259" w:lineRule="auto"/>
        <w:ind w:left="0" w:right="0"/>
        <w:jc w:val="center"/>
        <w:rPr>
          <w:i w:val="1"/>
          <w:iCs w:val="1"/>
          <w:lang w:val="en-US"/>
        </w:rPr>
      </w:pPr>
      <w:r w:rsidRPr="1B3E2AE1" w:rsidR="1F2DFA16">
        <w:rPr>
          <w:i w:val="1"/>
          <w:iCs w:val="1"/>
          <w:lang w:val="en-US"/>
        </w:rPr>
        <w:t xml:space="preserve">Figure </w:t>
      </w:r>
      <w:r w:rsidRPr="1B3E2AE1" w:rsidR="6A65FC68">
        <w:rPr>
          <w:i w:val="1"/>
          <w:iCs w:val="1"/>
          <w:lang w:val="en-US"/>
        </w:rPr>
        <w:t>6</w:t>
      </w:r>
      <w:r w:rsidRPr="1B3E2AE1" w:rsidR="1F2DFA16">
        <w:rPr>
          <w:i w:val="1"/>
          <w:iCs w:val="1"/>
          <w:lang w:val="en-US"/>
        </w:rPr>
        <w:t xml:space="preserve">. </w:t>
      </w:r>
      <w:r w:rsidRPr="1B3E2AE1" w:rsidR="1F2DFA16">
        <w:rPr>
          <w:i w:val="1"/>
          <w:iCs w:val="1"/>
          <w:lang w:val="en-US"/>
        </w:rPr>
        <w:t>Removing Outliers Code</w:t>
      </w:r>
    </w:p>
    <w:p w:rsidR="341C68FE" w:rsidP="341C68FE" w:rsidRDefault="341C68FE" w14:paraId="7DDDDC98" w14:textId="195B08CB">
      <w:pPr>
        <w:pStyle w:val="1"/>
        <w:suppressLineNumbers w:val="0"/>
        <w:bidi w:val="0"/>
        <w:spacing w:before="0" w:beforeAutospacing="off" w:after="0" w:afterAutospacing="off" w:line="259" w:lineRule="auto"/>
        <w:ind w:left="0" w:right="0"/>
        <w:jc w:val="center"/>
        <w:rPr>
          <w:i w:val="1"/>
          <w:iCs w:val="1"/>
          <w:lang w:val="en-US"/>
        </w:rPr>
      </w:pPr>
    </w:p>
    <w:p w:rsidR="04E62CB6" w:rsidP="1B3E2AE1" w:rsidRDefault="04E62CB6" w14:paraId="777A98F5" w14:textId="3E4CC1F2">
      <w:pPr>
        <w:pStyle w:val="1"/>
        <w:bidi w:val="0"/>
        <w:spacing w:before="0" w:beforeAutospacing="off" w:after="0" w:afterAutospacing="off" w:line="259" w:lineRule="auto"/>
        <w:ind w:left="0" w:right="0"/>
        <w:jc w:val="center"/>
        <w:pPrChange w:author="Samantha Reign  Pajanustan" w:date="2025-09-24T12:17:43.282Z">
          <w:pPr>
            <w:bidi w:val="0"/>
          </w:pPr>
        </w:pPrChange>
      </w:pPr>
      <w:r w:rsidR="1F2DFA16">
        <w:drawing>
          <wp:inline wp14:editId="181B98AD" wp14:anchorId="2A3564EE">
            <wp:extent cx="2910622" cy="2334077"/>
            <wp:effectExtent l="9525" t="9525" r="9525" b="9525"/>
            <wp:docPr id="1045388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388593" name=""/>
                    <pic:cNvPicPr/>
                  </pic:nvPicPr>
                  <pic:blipFill>
                    <a:blip xmlns:r="http://schemas.openxmlformats.org/officeDocument/2006/relationships" r:embed="rId2031509994">
                      <a:extLst>
                        <a:ext uri="{28A0092B-C50C-407E-A947-70E740481C1C}">
                          <a14:useLocalDpi xmlns:a14="http://schemas.microsoft.com/office/drawing/2010/main"/>
                        </a:ext>
                      </a:extLst>
                    </a:blip>
                    <a:stretch>
                      <a:fillRect/>
                    </a:stretch>
                  </pic:blipFill>
                  <pic:spPr>
                    <a:xfrm rot="0">
                      <a:off x="0" y="0"/>
                      <a:ext cx="2910622" cy="2334077"/>
                    </a:xfrm>
                    <a:prstGeom prst="rect">
                      <a:avLst/>
                    </a:prstGeom>
                    <a:ln w="9525">
                      <a:solidFill>
                        <a:schemeClr val="tx1"/>
                      </a:solidFill>
                      <a:prstDash val="solid"/>
                    </a:ln>
                  </pic:spPr>
                </pic:pic>
              </a:graphicData>
            </a:graphic>
          </wp:inline>
        </w:drawing>
      </w:r>
    </w:p>
    <w:p w:rsidR="04E62CB6" w:rsidP="1B3E2AE1" w:rsidRDefault="04E62CB6" w14:paraId="7FFD59C9" w14:textId="3EC2B525">
      <w:pPr>
        <w:pStyle w:val="1"/>
        <w:suppressLineNumbers w:val="0"/>
        <w:bidi w:val="0"/>
        <w:spacing w:before="0" w:beforeAutospacing="off" w:after="0" w:afterAutospacing="off" w:line="259" w:lineRule="auto"/>
        <w:ind w:left="0" w:right="0"/>
        <w:jc w:val="center"/>
        <w:rPr>
          <w:i w:val="1"/>
          <w:iCs w:val="1"/>
          <w:lang w:val="en-US"/>
        </w:rPr>
      </w:pPr>
      <w:r w:rsidRPr="1B3E2AE1" w:rsidR="1F2DFA16">
        <w:rPr>
          <w:i w:val="1"/>
          <w:iCs w:val="1"/>
          <w:lang w:val="en-US"/>
        </w:rPr>
        <w:t xml:space="preserve">Figure </w:t>
      </w:r>
      <w:r w:rsidRPr="1B3E2AE1" w:rsidR="05AC19B0">
        <w:rPr>
          <w:i w:val="1"/>
          <w:iCs w:val="1"/>
          <w:lang w:val="en-US"/>
        </w:rPr>
        <w:t>7</w:t>
      </w:r>
      <w:r w:rsidRPr="1B3E2AE1" w:rsidR="1F2DFA16">
        <w:rPr>
          <w:i w:val="1"/>
          <w:iCs w:val="1"/>
          <w:lang w:val="en-US"/>
        </w:rPr>
        <w:t>. Boxplot of numerical features after removing outliers.</w:t>
      </w:r>
    </w:p>
    <w:p w:rsidR="15F2F8D1" w:rsidP="15F2F8D1" w:rsidRDefault="15F2F8D1" w14:paraId="05CBA995" w14:textId="1BE6C121">
      <w:pPr>
        <w:pStyle w:val="1"/>
        <w:suppressLineNumbers w:val="0"/>
        <w:bidi w:val="0"/>
        <w:spacing w:before="0" w:beforeAutospacing="off" w:after="0" w:afterAutospacing="off" w:line="259" w:lineRule="auto"/>
        <w:ind w:left="0" w:right="0"/>
        <w:jc w:val="center"/>
        <w:rPr>
          <w:i w:val="1"/>
          <w:iCs w:val="1"/>
          <w:lang w:val="en-US"/>
        </w:rPr>
      </w:pPr>
    </w:p>
    <w:p w:rsidR="079EC191" w:rsidP="341C68FE" w:rsidRDefault="079EC191" w14:paraId="678914DF" w14:textId="49A2A185">
      <w:pPr>
        <w:pStyle w:val="1"/>
        <w:suppressLineNumbers w:val="0"/>
        <w:bidi w:val="0"/>
        <w:spacing w:before="0" w:beforeAutospacing="off" w:after="0" w:afterAutospacing="off" w:line="259" w:lineRule="auto"/>
        <w:ind w:left="0" w:right="0"/>
        <w:jc w:val="both"/>
        <w:rPr>
          <w:b w:val="1"/>
          <w:bCs w:val="1"/>
          <w:i w:val="1"/>
          <w:iCs w:val="1"/>
          <w:lang w:val="en-US"/>
        </w:rPr>
      </w:pPr>
      <w:r w:rsidRPr="341C68FE" w:rsidR="079EC191">
        <w:rPr>
          <w:b w:val="1"/>
          <w:bCs w:val="1"/>
          <w:i w:val="1"/>
          <w:iCs w:val="1"/>
          <w:lang w:val="en-US"/>
        </w:rPr>
        <w:t>Balancing the Dataset with SMOTE</w:t>
      </w:r>
    </w:p>
    <w:p w:rsidR="341C68FE" w:rsidP="341C68FE" w:rsidRDefault="341C68FE" w14:paraId="5FC1DCB9" w14:textId="40197AC1">
      <w:pPr>
        <w:pStyle w:val="1"/>
        <w:suppressLineNumbers w:val="0"/>
        <w:bidi w:val="0"/>
        <w:spacing w:before="0" w:beforeAutospacing="off" w:after="0" w:afterAutospacing="off" w:line="259" w:lineRule="auto"/>
        <w:ind w:left="0" w:right="0"/>
        <w:jc w:val="both"/>
        <w:rPr>
          <w:b w:val="1"/>
          <w:bCs w:val="1"/>
          <w:i w:val="1"/>
          <w:iCs w:val="1"/>
          <w:lang w:val="en-US"/>
        </w:rPr>
      </w:pPr>
    </w:p>
    <w:p w:rsidR="60135EB4" w:rsidP="15F2F8D1" w:rsidRDefault="60135EB4" w14:paraId="471FF6F4" w14:textId="35D196DE">
      <w:pPr>
        <w:pStyle w:val="1"/>
        <w:spacing w:before="0" w:beforeAutospacing="off" w:after="0" w:afterAutospacing="off" w:line="259" w:lineRule="auto"/>
        <w:ind w:left="0" w:right="0" w:firstLine="720"/>
        <w:jc w:val="both"/>
        <w:rPr>
          <w:lang w:val="en-US"/>
        </w:rPr>
      </w:pPr>
      <w:r w:rsidRPr="341C68FE" w:rsidR="60135EB4">
        <w:rPr>
          <w:lang w:val="en-US"/>
        </w:rPr>
        <w:t>Because the stroke dataset was highly imbalanced, SMOTE (Synthetic Minority Oversampling Technique) was used to create new synthetic examples of the minority class (Stroke). This helped balance the dataset and reduced the risk of bias in the models. After SMOTE, random resampling was applied to reach a final balanced dataset of 10,000 samples. With both classes (Stroke and No Stroke) now more equally represented, the data became fairer and more reliable for building predictive models.</w:t>
      </w:r>
    </w:p>
    <w:p w:rsidR="341C68FE" w:rsidP="341C68FE" w:rsidRDefault="341C68FE" w14:paraId="3E8EA076" w14:textId="3C472C7A">
      <w:pPr>
        <w:pStyle w:val="1"/>
        <w:spacing w:before="0" w:beforeAutospacing="off" w:after="0" w:afterAutospacing="off" w:line="259" w:lineRule="auto"/>
        <w:ind w:left="0" w:right="0" w:firstLine="720"/>
        <w:jc w:val="both"/>
        <w:rPr>
          <w:lang w:val="en-US"/>
        </w:rPr>
      </w:pPr>
    </w:p>
    <w:p w:rsidR="079EC191" w:rsidP="15F2F8D1" w:rsidRDefault="079EC191" w14:paraId="7FC39415" w14:textId="57EB78B5">
      <w:pPr>
        <w:pStyle w:val="1"/>
        <w:spacing w:before="0" w:beforeAutospacing="off" w:after="0" w:afterAutospacing="off" w:line="259" w:lineRule="auto"/>
        <w:ind w:left="0" w:right="0" w:firstLine="0"/>
        <w:jc w:val="center"/>
        <w:pPrChange w:author="Samantha Reign  Pajanustan" w:date="2025-09-24T12:21:41.206Z">
          <w:pPr/>
        </w:pPrChange>
      </w:pPr>
      <w:r w:rsidR="079EC191">
        <w:drawing>
          <wp:inline wp14:editId="074A90DA" wp14:anchorId="3447424F">
            <wp:extent cx="2981325" cy="1104900"/>
            <wp:effectExtent l="0" t="0" r="0" b="0"/>
            <wp:docPr id="1561247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247027" name=""/>
                    <pic:cNvPicPr/>
                  </pic:nvPicPr>
                  <pic:blipFill>
                    <a:blip xmlns:r="http://schemas.openxmlformats.org/officeDocument/2006/relationships" r:embed="rId98333875">
                      <a:extLst>
                        <a:ext xmlns:a="http://schemas.openxmlformats.org/drawingml/2006/main" uri="{28A0092B-C50C-407E-A947-70E740481C1C}">
                          <a14:useLocalDpi xmlns:a14="http://schemas.microsoft.com/office/drawing/2010/main" val="0"/>
                        </a:ext>
                      </a:extLst>
                    </a:blip>
                    <a:stretch>
                      <a:fillRect/>
                    </a:stretch>
                  </pic:blipFill>
                  <pic:spPr>
                    <a:xfrm>
                      <a:off x="0" y="0"/>
                      <a:ext cx="2981325" cy="1104900"/>
                    </a:xfrm>
                    <a:prstGeom prst="rect">
                      <a:avLst/>
                    </a:prstGeom>
                  </pic:spPr>
                </pic:pic>
              </a:graphicData>
            </a:graphic>
          </wp:inline>
        </w:drawing>
      </w:r>
    </w:p>
    <w:p w:rsidR="079EC191" w:rsidP="15F2F8D1" w:rsidRDefault="079EC191" w14:paraId="5E335EA0" w14:textId="57624740">
      <w:pPr>
        <w:pStyle w:val="1"/>
        <w:suppressLineNumbers w:val="0"/>
        <w:bidi w:val="0"/>
        <w:spacing w:before="0" w:beforeAutospacing="off" w:after="0" w:afterAutospacing="off" w:line="259" w:lineRule="auto"/>
        <w:ind w:left="0" w:right="0"/>
        <w:jc w:val="center"/>
        <w:rPr>
          <w:i w:val="1"/>
          <w:iCs w:val="1"/>
          <w:lang w:val="en-US"/>
        </w:rPr>
      </w:pPr>
      <w:r w:rsidRPr="15F2F8D1" w:rsidR="079EC191">
        <w:rPr>
          <w:i w:val="1"/>
          <w:iCs w:val="1"/>
          <w:lang w:val="en-US"/>
        </w:rPr>
        <w:t>Figure 3. Balancing the Dataset with SMOTE Code</w:t>
      </w:r>
    </w:p>
    <w:p w:rsidR="15F2F8D1" w:rsidP="15F2F8D1" w:rsidRDefault="15F2F8D1" w14:paraId="2E22F8C6" w14:textId="095A41AC">
      <w:pPr>
        <w:pStyle w:val="1"/>
        <w:suppressLineNumbers w:val="0"/>
        <w:bidi w:val="0"/>
        <w:spacing w:before="0" w:beforeAutospacing="off" w:after="0" w:afterAutospacing="off" w:line="259" w:lineRule="auto"/>
        <w:ind w:left="0" w:right="0"/>
        <w:jc w:val="center"/>
        <w:rPr>
          <w:i w:val="1"/>
          <w:iCs w:val="1"/>
          <w:lang w:val="en-US"/>
        </w:rPr>
      </w:pPr>
    </w:p>
    <w:p w:rsidR="079EC191" w:rsidP="15F2F8D1" w:rsidRDefault="079EC191" w14:paraId="50565BE9" w14:textId="0E388262">
      <w:pPr>
        <w:pStyle w:val="1"/>
        <w:spacing w:before="0" w:beforeAutospacing="off" w:after="0" w:afterAutospacing="off" w:line="259" w:lineRule="auto"/>
        <w:ind w:left="0" w:right="0" w:firstLine="0"/>
        <w:jc w:val="center"/>
        <w:pPrChange w:author="Samantha Reign  Pajanustan" w:date="2025-09-24T12:20:17.919Z">
          <w:pPr/>
        </w:pPrChange>
      </w:pPr>
      <w:r w:rsidR="079EC191">
        <w:drawing>
          <wp:inline wp14:editId="40397DD2" wp14:anchorId="0F880236">
            <wp:extent cx="2981325" cy="1238250"/>
            <wp:effectExtent l="0" t="0" r="0" b="0"/>
            <wp:docPr id="893923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923627" name=""/>
                    <pic:cNvPicPr/>
                  </pic:nvPicPr>
                  <pic:blipFill>
                    <a:blip xmlns:r="http://schemas.openxmlformats.org/officeDocument/2006/relationships" r:embed="rId297165881">
                      <a:extLst>
                        <a:ext xmlns:a="http://schemas.openxmlformats.org/drawingml/2006/main" uri="{28A0092B-C50C-407E-A947-70E740481C1C}">
                          <a14:useLocalDpi xmlns:a14="http://schemas.microsoft.com/office/drawing/2010/main" val="0"/>
                        </a:ext>
                      </a:extLst>
                    </a:blip>
                    <a:stretch>
                      <a:fillRect/>
                    </a:stretch>
                  </pic:blipFill>
                  <pic:spPr>
                    <a:xfrm>
                      <a:off x="0" y="0"/>
                      <a:ext cx="2981325" cy="1238250"/>
                    </a:xfrm>
                    <a:prstGeom prst="rect">
                      <a:avLst/>
                    </a:prstGeom>
                  </pic:spPr>
                </pic:pic>
              </a:graphicData>
            </a:graphic>
          </wp:inline>
        </w:drawing>
      </w:r>
    </w:p>
    <w:p w:rsidR="079EC191" w:rsidP="1B3E2AE1" w:rsidRDefault="079EC191" w14:paraId="5278A54B" w14:textId="62734388">
      <w:pPr>
        <w:pStyle w:val="1"/>
        <w:suppressLineNumbers w:val="0"/>
        <w:bidi w:val="0"/>
        <w:spacing w:before="0" w:beforeAutospacing="off" w:after="0" w:afterAutospacing="off" w:line="259" w:lineRule="auto"/>
        <w:ind w:left="0" w:right="0"/>
        <w:jc w:val="center"/>
        <w:rPr>
          <w:i w:val="1"/>
          <w:iCs w:val="1"/>
          <w:lang w:val="en-US"/>
        </w:rPr>
      </w:pPr>
      <w:r w:rsidRPr="1B3E2AE1" w:rsidR="77564987">
        <w:rPr>
          <w:i w:val="1"/>
          <w:iCs w:val="1"/>
          <w:lang w:val="en-US"/>
        </w:rPr>
        <w:t xml:space="preserve">Figure </w:t>
      </w:r>
      <w:r w:rsidRPr="1B3E2AE1" w:rsidR="4DE0ABEB">
        <w:rPr>
          <w:i w:val="1"/>
          <w:iCs w:val="1"/>
          <w:lang w:val="en-US"/>
        </w:rPr>
        <w:t>8</w:t>
      </w:r>
      <w:r w:rsidRPr="1B3E2AE1" w:rsidR="77564987">
        <w:rPr>
          <w:i w:val="1"/>
          <w:iCs w:val="1"/>
          <w:lang w:val="en-US"/>
        </w:rPr>
        <w:t>. Final distribution of stroke vs. non-stroke cases after applying SMOTE and resampling</w:t>
      </w:r>
      <w:r w:rsidRPr="1B3E2AE1" w:rsidR="77564987">
        <w:rPr>
          <w:i w:val="1"/>
          <w:iCs w:val="1"/>
          <w:lang w:val="en-US"/>
        </w:rPr>
        <w:t>.</w:t>
      </w:r>
    </w:p>
    <w:p w:rsidR="15F2F8D1" w:rsidP="15F2F8D1" w:rsidRDefault="15F2F8D1" w14:paraId="478D8477" w14:textId="6A0E141C">
      <w:pPr>
        <w:pStyle w:val="1"/>
        <w:bidi w:val="0"/>
        <w:spacing w:before="0" w:beforeAutospacing="off" w:after="0" w:afterAutospacing="off" w:line="259" w:lineRule="auto"/>
        <w:ind w:left="0" w:right="0"/>
        <w:jc w:val="center"/>
      </w:pPr>
    </w:p>
    <w:p w:rsidR="341C68FE" w:rsidP="341C68FE" w:rsidRDefault="341C68FE" w14:paraId="557831CE" w14:textId="4DFEE352">
      <w:pPr>
        <w:pStyle w:val="1"/>
        <w:bidi w:val="0"/>
        <w:spacing w:before="0" w:beforeAutospacing="off" w:after="0" w:afterAutospacing="off" w:line="259" w:lineRule="auto"/>
        <w:ind w:left="0" w:right="0"/>
        <w:jc w:val="center"/>
      </w:pPr>
    </w:p>
    <w:p w:rsidR="079EC191" w:rsidP="341C68FE" w:rsidRDefault="079EC191" w14:paraId="4BC1AFBD" w14:textId="4A1D46A9">
      <w:pPr>
        <w:pStyle w:val="1"/>
        <w:suppressLineNumbers w:val="0"/>
        <w:bidi w:val="0"/>
        <w:spacing w:before="0" w:beforeAutospacing="off" w:after="0" w:afterAutospacing="off" w:line="259" w:lineRule="auto"/>
        <w:ind w:left="0" w:right="0"/>
        <w:jc w:val="both"/>
        <w:rPr>
          <w:b w:val="1"/>
          <w:bCs w:val="1"/>
          <w:i w:val="1"/>
          <w:iCs w:val="1"/>
          <w:lang w:val="en-US"/>
        </w:rPr>
      </w:pPr>
      <w:r w:rsidRPr="341C68FE" w:rsidR="079EC191">
        <w:rPr>
          <w:b w:val="1"/>
          <w:bCs w:val="1"/>
          <w:i w:val="1"/>
          <w:iCs w:val="1"/>
          <w:lang w:val="en-US"/>
        </w:rPr>
        <w:t>Balanced Class Distribution</w:t>
      </w:r>
    </w:p>
    <w:p w:rsidR="341C68FE" w:rsidP="341C68FE" w:rsidRDefault="341C68FE" w14:paraId="5E1C8BF2" w14:textId="4861C1C6">
      <w:pPr>
        <w:pStyle w:val="1"/>
        <w:suppressLineNumbers w:val="0"/>
        <w:bidi w:val="0"/>
        <w:spacing w:before="0" w:beforeAutospacing="off" w:after="0" w:afterAutospacing="off" w:line="259" w:lineRule="auto"/>
        <w:ind w:left="0" w:right="0"/>
        <w:jc w:val="both"/>
        <w:rPr>
          <w:b w:val="1"/>
          <w:bCs w:val="1"/>
          <w:i w:val="1"/>
          <w:iCs w:val="1"/>
          <w:lang w:val="en-US"/>
        </w:rPr>
      </w:pPr>
    </w:p>
    <w:p w:rsidR="664957BC" w:rsidP="15F2F8D1" w:rsidRDefault="664957BC" w14:paraId="741E212A" w14:textId="38E35B6B">
      <w:pPr>
        <w:pStyle w:val="1"/>
        <w:spacing w:before="0" w:beforeAutospacing="off" w:after="0" w:afterAutospacing="off" w:line="259" w:lineRule="auto"/>
        <w:ind w:left="0" w:right="0" w:firstLine="720"/>
        <w:jc w:val="both"/>
        <w:rPr>
          <w:lang w:val="en-US"/>
        </w:rPr>
      </w:pPr>
      <w:r w:rsidRPr="341C68FE" w:rsidR="664957BC">
        <w:rPr>
          <w:lang w:val="en-US"/>
        </w:rPr>
        <w:t xml:space="preserve">After using SMOTE and resampling, the class distribution was visualized with a bar chart and a pie chart. The </w:t>
      </w:r>
      <w:r w:rsidRPr="341C68FE" w:rsidR="664957BC">
        <w:rPr>
          <w:lang w:val="en-US"/>
        </w:rPr>
        <w:t>plots show</w:t>
      </w:r>
      <w:r w:rsidRPr="341C68FE" w:rsidR="664957BC">
        <w:rPr>
          <w:lang w:val="en-US"/>
        </w:rPr>
        <w:t xml:space="preserve"> that the dataset is now balanced, with equal numbers of Stroke and No Stroke cases. This balance is important because it helps prevent models from favoring the majority class and improves their ability to detect stroke cases more accurately.</w:t>
      </w:r>
    </w:p>
    <w:p w:rsidR="341C68FE" w:rsidP="341C68FE" w:rsidRDefault="341C68FE" w14:paraId="69C2BED8" w14:textId="29F04572">
      <w:pPr>
        <w:pStyle w:val="1"/>
        <w:spacing w:before="0" w:beforeAutospacing="off" w:after="0" w:afterAutospacing="off" w:line="259" w:lineRule="auto"/>
        <w:ind w:left="0" w:right="0" w:firstLine="720"/>
        <w:jc w:val="both"/>
        <w:rPr>
          <w:lang w:val="en-US"/>
        </w:rPr>
      </w:pPr>
    </w:p>
    <w:p w:rsidR="09AC5DC7" w:rsidP="15F2F8D1" w:rsidRDefault="09AC5DC7" w14:paraId="689479A5" w14:textId="0C0C0ECB">
      <w:pPr>
        <w:pStyle w:val="1"/>
        <w:spacing w:before="0" w:beforeAutospacing="off" w:after="0" w:afterAutospacing="off" w:line="259" w:lineRule="auto"/>
        <w:ind w:left="0" w:right="0" w:firstLine="0"/>
        <w:jc w:val="center"/>
        <w:pPrChange w:author="Samantha Reign  Pajanustan" w:date="2025-09-24T12:24:39.669Z">
          <w:pPr/>
        </w:pPrChange>
      </w:pPr>
      <w:r w:rsidR="09AC5DC7">
        <w:drawing>
          <wp:inline wp14:editId="29E7EA28" wp14:anchorId="30EA6E9E">
            <wp:extent cx="2981325" cy="1485900"/>
            <wp:effectExtent l="9525" t="9525" r="9525" b="9525"/>
            <wp:docPr id="1644440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440218" name=""/>
                    <pic:cNvPicPr/>
                  </pic:nvPicPr>
                  <pic:blipFill>
                    <a:blip xmlns:r="http://schemas.openxmlformats.org/officeDocument/2006/relationships" r:embed="rId1140529194">
                      <a:extLst>
                        <a:ext uri="{28A0092B-C50C-407E-A947-70E740481C1C}">
                          <a14:useLocalDpi xmlns:a14="http://schemas.microsoft.com/office/drawing/2010/main"/>
                        </a:ext>
                      </a:extLst>
                    </a:blip>
                    <a:stretch>
                      <a:fillRect/>
                    </a:stretch>
                  </pic:blipFill>
                  <pic:spPr>
                    <a:xfrm>
                      <a:off x="0" y="0"/>
                      <a:ext cx="2981325" cy="1485900"/>
                    </a:xfrm>
                    <a:prstGeom prst="rect">
                      <a:avLst/>
                    </a:prstGeom>
                    <a:ln w="9525">
                      <a:solidFill>
                        <a:schemeClr val="tx1"/>
                      </a:solidFill>
                      <a:prstDash val="solid"/>
                    </a:ln>
                  </pic:spPr>
                </pic:pic>
              </a:graphicData>
            </a:graphic>
          </wp:inline>
        </w:drawing>
      </w:r>
    </w:p>
    <w:p w:rsidR="09AC5DC7" w:rsidP="1B3E2AE1" w:rsidRDefault="09AC5DC7" w14:paraId="63BF7C67" w14:textId="7734A692">
      <w:pPr>
        <w:pStyle w:val="1"/>
        <w:suppressLineNumbers w:val="0"/>
        <w:bidi w:val="0"/>
        <w:spacing w:before="0" w:beforeAutospacing="off" w:after="0" w:afterAutospacing="off" w:line="259" w:lineRule="auto"/>
        <w:ind w:left="0" w:right="0"/>
        <w:jc w:val="center"/>
        <w:rPr>
          <w:i w:val="1"/>
          <w:iCs w:val="1"/>
          <w:lang w:val="en-US"/>
        </w:rPr>
      </w:pPr>
      <w:r w:rsidRPr="1B3E2AE1" w:rsidR="001C32A1">
        <w:rPr>
          <w:i w:val="1"/>
          <w:iCs w:val="1"/>
          <w:lang w:val="en-US"/>
        </w:rPr>
        <w:t xml:space="preserve">Figure </w:t>
      </w:r>
      <w:r w:rsidRPr="1B3E2AE1" w:rsidR="4002F4FE">
        <w:rPr>
          <w:i w:val="1"/>
          <w:iCs w:val="1"/>
          <w:lang w:val="en-US"/>
        </w:rPr>
        <w:t>9</w:t>
      </w:r>
      <w:r w:rsidRPr="1B3E2AE1" w:rsidR="001C32A1">
        <w:rPr>
          <w:i w:val="1"/>
          <w:iCs w:val="1"/>
          <w:lang w:val="en-US"/>
        </w:rPr>
        <w:t>. Original distribution of stroke vs. non-stroke cases before balancing.</w:t>
      </w:r>
    </w:p>
    <w:p w:rsidR="15F2F8D1" w:rsidP="15F2F8D1" w:rsidRDefault="15F2F8D1" w14:paraId="3A94BF9F" w14:textId="69AA5E79">
      <w:pPr>
        <w:pStyle w:val="1"/>
        <w:spacing w:before="0" w:beforeAutospacing="off" w:after="0" w:afterAutospacing="off" w:line="259" w:lineRule="auto"/>
        <w:ind w:left="0" w:right="0" w:firstLine="0"/>
        <w:jc w:val="center"/>
        <w:rPr>
          <w:lang w:val="en-US"/>
        </w:rPr>
      </w:pPr>
    </w:p>
    <w:p w:rsidR="079EC191" w:rsidP="15F2F8D1" w:rsidRDefault="079EC191" w14:paraId="0F02D5FB" w14:textId="28BFA6E7">
      <w:pPr>
        <w:pStyle w:val="1"/>
        <w:bidi w:val="0"/>
        <w:spacing w:before="0" w:beforeAutospacing="off" w:after="0" w:afterAutospacing="off" w:line="259" w:lineRule="auto"/>
        <w:ind w:left="0" w:right="0"/>
        <w:jc w:val="center"/>
        <w:pPrChange w:author="Samantha Reign  Pajanustan" w:date="2025-09-24T12:23:12.185Z">
          <w:pPr>
            <w:bidi w:val="0"/>
          </w:pPr>
        </w:pPrChange>
      </w:pPr>
      <w:r w:rsidR="079EC191">
        <w:drawing>
          <wp:inline wp14:editId="6C3036AD" wp14:anchorId="7A910168">
            <wp:extent cx="2981325" cy="1495425"/>
            <wp:effectExtent l="9525" t="9525" r="9525" b="9525"/>
            <wp:docPr id="96117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179033" name=""/>
                    <pic:cNvPicPr/>
                  </pic:nvPicPr>
                  <pic:blipFill>
                    <a:blip xmlns:r="http://schemas.openxmlformats.org/officeDocument/2006/relationships" r:embed="rId237535296">
                      <a:extLst>
                        <a:ext uri="{28A0092B-C50C-407E-A947-70E740481C1C}">
                          <a14:useLocalDpi xmlns:a14="http://schemas.microsoft.com/office/drawing/2010/main"/>
                        </a:ext>
                      </a:extLst>
                    </a:blip>
                    <a:stretch>
                      <a:fillRect/>
                    </a:stretch>
                  </pic:blipFill>
                  <pic:spPr>
                    <a:xfrm>
                      <a:off x="0" y="0"/>
                      <a:ext cx="2981325" cy="1495425"/>
                    </a:xfrm>
                    <a:prstGeom prst="rect">
                      <a:avLst/>
                    </a:prstGeom>
                    <a:ln w="9525">
                      <a:solidFill>
                        <a:schemeClr val="tx1"/>
                      </a:solidFill>
                      <a:prstDash val="solid"/>
                    </a:ln>
                  </pic:spPr>
                </pic:pic>
              </a:graphicData>
            </a:graphic>
          </wp:inline>
        </w:drawing>
      </w:r>
    </w:p>
    <w:p w:rsidR="079EC191" w:rsidP="1B3E2AE1" w:rsidRDefault="079EC191" w14:paraId="6FA3CA74" w14:textId="26E5507E">
      <w:pPr>
        <w:pStyle w:val="1"/>
        <w:suppressLineNumbers w:val="0"/>
        <w:bidi w:val="0"/>
        <w:spacing w:before="0" w:beforeAutospacing="off" w:after="0" w:afterAutospacing="off" w:line="259" w:lineRule="auto"/>
        <w:ind w:left="0" w:right="0"/>
        <w:jc w:val="center"/>
        <w:rPr>
          <w:i w:val="1"/>
          <w:iCs w:val="1"/>
          <w:lang w:val="en-US"/>
        </w:rPr>
      </w:pPr>
      <w:r w:rsidRPr="1B3E2AE1" w:rsidR="77564987">
        <w:rPr>
          <w:i w:val="1"/>
          <w:iCs w:val="1"/>
          <w:lang w:val="en-US"/>
        </w:rPr>
        <w:t xml:space="preserve">Figure </w:t>
      </w:r>
      <w:r w:rsidRPr="1B3E2AE1" w:rsidR="3298CE58">
        <w:rPr>
          <w:i w:val="1"/>
          <w:iCs w:val="1"/>
          <w:lang w:val="en-US"/>
        </w:rPr>
        <w:t>10</w:t>
      </w:r>
      <w:r w:rsidRPr="1B3E2AE1" w:rsidR="77564987">
        <w:rPr>
          <w:i w:val="1"/>
          <w:iCs w:val="1"/>
          <w:lang w:val="en-US"/>
        </w:rPr>
        <w:t xml:space="preserve">. </w:t>
      </w:r>
      <w:r w:rsidRPr="1B3E2AE1" w:rsidR="77564987">
        <w:rPr>
          <w:i w:val="1"/>
          <w:iCs w:val="1"/>
          <w:lang w:val="en-US"/>
        </w:rPr>
        <w:t>Distribution of stroke vs. non-stroke cases after balancing.</w:t>
      </w:r>
    </w:p>
    <w:p w:rsidR="15F2F8D1" w:rsidP="15F2F8D1" w:rsidRDefault="15F2F8D1" w14:paraId="48CC7D1D" w14:textId="1E721585">
      <w:pPr>
        <w:pStyle w:val="1"/>
        <w:bidi w:val="0"/>
        <w:spacing w:before="0" w:beforeAutospacing="off" w:after="0" w:afterAutospacing="off" w:line="259" w:lineRule="auto"/>
        <w:ind w:left="0" w:right="0"/>
        <w:jc w:val="center"/>
      </w:pPr>
    </w:p>
    <w:p xmlns:wp14="http://schemas.microsoft.com/office/word/2010/wordml" w14:paraId="3DD9A04E" wp14:textId="5D22E10A">
      <w:pPr>
        <w:pStyle w:val="3"/>
        <w:numPr>
          <w:ilvl w:val="0"/>
          <w:numId w:val="2"/>
        </w:numPr>
        <w:rPr/>
      </w:pPr>
      <w:r w:rsidR="00279BA9">
        <w:rPr/>
        <w:t>Implementation of Supervised Learning</w:t>
      </w:r>
    </w:p>
    <w:p w:rsidR="15F2F8D1" w:rsidP="15F2F8D1" w:rsidRDefault="15F2F8D1" w14:paraId="241A1053" w14:textId="58B4FC15">
      <w:pPr>
        <w:pStyle w:val="1"/>
      </w:pPr>
    </w:p>
    <w:p w:rsidR="00279BA9" w:rsidP="15F2F8D1" w:rsidRDefault="00279BA9" w14:paraId="4F72DB90" w14:textId="53191A71">
      <w:pPr>
        <w:ind w:firstLine="720"/>
        <w:jc w:val="both"/>
      </w:pPr>
      <w:r w:rsidRPr="15F2F8D1" w:rsidR="00279BA9">
        <w:rPr>
          <w:lang w:val="en-US"/>
        </w:rPr>
        <w:t>In this study, four widely used supervised classification algorithms are implemented to predict the occurrence of stroke based on patient characteristics and health indicators. These algorithms were selected due to their complementary strengths in handling classification tasks and their prevalence in medical predictive modeling.</w:t>
      </w:r>
    </w:p>
    <w:p w:rsidR="15F2F8D1" w:rsidP="15F2F8D1" w:rsidRDefault="15F2F8D1" w14:paraId="0DE100EA" w14:textId="2216C6B6">
      <w:pPr>
        <w:ind w:firstLine="720"/>
        <w:jc w:val="both"/>
        <w:rPr>
          <w:lang w:val="en-US"/>
        </w:rPr>
      </w:pPr>
    </w:p>
    <w:p xmlns:wp14="http://schemas.microsoft.com/office/word/2010/wordml" w:rsidP="341C68FE" w14:paraId="14476ADB" wp14:textId="747E3DFF">
      <w:pPr>
        <w:pStyle w:val="18"/>
        <w:numPr>
          <w:ilvl w:val="0"/>
          <w:numId w:val="10"/>
        </w:numPr>
        <w:jc w:val="both"/>
        <w:rPr>
          <w:b w:val="1"/>
          <w:bCs w:val="1"/>
          <w:lang w:val="en-US"/>
        </w:rPr>
      </w:pPr>
      <w:r w:rsidRPr="1B3E2AE1" w:rsidR="31AE8014">
        <w:rPr>
          <w:b w:val="1"/>
          <w:bCs w:val="1"/>
          <w:lang w:val="en-US"/>
        </w:rPr>
        <w:t>Logistic Regression</w:t>
      </w:r>
    </w:p>
    <w:p w:rsidR="1B3E2AE1" w:rsidP="1B3E2AE1" w:rsidRDefault="1B3E2AE1" w14:paraId="42205CA4" w14:textId="057C7AC7">
      <w:pPr>
        <w:pStyle w:val="18"/>
        <w:ind w:left="1080"/>
        <w:jc w:val="both"/>
        <w:rPr>
          <w:b w:val="1"/>
          <w:bCs w:val="1"/>
          <w:lang w:val="en-US"/>
        </w:rPr>
      </w:pPr>
    </w:p>
    <w:p w:rsidR="56AA8F46" w:rsidP="341C68FE" w:rsidRDefault="56AA8F46" w14:paraId="416F3FEF" w14:textId="35B05750">
      <w:pPr>
        <w:pStyle w:val="1"/>
        <w:ind w:left="720" w:firstLine="720"/>
        <w:jc w:val="both"/>
        <w:rPr>
          <w:rFonts w:ascii="Times New Roman" w:hAnsi="Times New Roman" w:eastAsia="Times New Roman" w:cs="Times New Roman"/>
          <w:noProof w:val="0"/>
          <w:lang w:val="en-US"/>
        </w:rPr>
      </w:pPr>
      <w:r w:rsidRPr="341C68FE" w:rsidR="56AA8F46">
        <w:rPr>
          <w:rFonts w:ascii="Times New Roman" w:hAnsi="Times New Roman" w:eastAsia="Times New Roman" w:cs="Times New Roman"/>
          <w:noProof w:val="0"/>
          <w:lang w:val="en-US"/>
        </w:rPr>
        <w:t>The Logistic Regression model was optimized in this study through hyperparameter tuning in order to generate the best predictive performance on the stroke dataset. The final model had an L2 regularization penalty to prevent overfitting, with 𝐶 = 0.01 (the hyperparameter of the regularization term), which severely penalized the larger coefficients of the model. The solver was set to saga, which is a good optimizer in L1 and L2 regularization, and in both high-dimensional and sparse-dimensional datasets. To facilitate model convergence, the max number of iterations was increased to 500, and the random state was set to 42 to ensure replicability. This tuning provided the best reliable performance and therefore the best reliable model in terms of the bias and variance tradeoffs.</w:t>
      </w:r>
    </w:p>
    <w:p w:rsidR="15F2F8D1" w:rsidP="341C68FE" w:rsidRDefault="15F2F8D1" w14:paraId="344F7AF6" w14:textId="0EE70D2E">
      <w:pPr>
        <w:ind w:left="0"/>
        <w:jc w:val="both"/>
        <w:rPr>
          <w:rFonts w:ascii="Times New Roman" w:hAnsi="Times New Roman" w:eastAsia="Times New Roman" w:cs="Times New Roman"/>
          <w:lang w:val="en-US"/>
        </w:rPr>
      </w:pPr>
    </w:p>
    <w:p w:rsidR="0F8A8E3E" w:rsidP="341C68FE" w:rsidRDefault="0F8A8E3E" w14:paraId="556DDF60" w14:textId="7A9ACA54">
      <w:pPr>
        <w:pStyle w:val="1"/>
        <w:ind w:left="720"/>
        <w:jc w:val="center"/>
        <w:rPr>
          <w:i w:val="1"/>
          <w:iCs w:val="1"/>
          <w:lang w:val="en-US"/>
        </w:rPr>
      </w:pPr>
      <w:r w:rsidR="0F8A8E3E">
        <w:drawing>
          <wp:inline wp14:editId="240BEBA7" wp14:anchorId="671A8D81">
            <wp:extent cx="2762250" cy="1032534"/>
            <wp:effectExtent l="0" t="0" r="0" b="0"/>
            <wp:docPr id="7158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83105" name=""/>
                    <pic:cNvPicPr/>
                  </pic:nvPicPr>
                  <pic:blipFill>
                    <a:blip xmlns:r="http://schemas.openxmlformats.org/officeDocument/2006/relationships" r:embed="rId128510696">
                      <a:extLst>
                        <a:ext uri="{28A0092B-C50C-407E-A947-70E740481C1C}">
                          <a14:useLocalDpi xmlns:a14="http://schemas.microsoft.com/office/drawing/2010/main"/>
                        </a:ext>
                      </a:extLst>
                    </a:blip>
                    <a:stretch>
                      <a:fillRect/>
                    </a:stretch>
                  </pic:blipFill>
                  <pic:spPr>
                    <a:xfrm rot="0">
                      <a:off x="0" y="0"/>
                      <a:ext cx="2762250" cy="1032534"/>
                    </a:xfrm>
                    <a:prstGeom prst="rect">
                      <a:avLst/>
                    </a:prstGeom>
                  </pic:spPr>
                </pic:pic>
              </a:graphicData>
            </a:graphic>
          </wp:inline>
        </w:drawing>
      </w:r>
      <w:r w:rsidRPr="341C68FE" w:rsidR="15F2F8D1">
        <w:rPr>
          <w:i w:val="1"/>
          <w:iCs w:val="1"/>
          <w:lang w:val="en-US"/>
        </w:rPr>
        <w:t xml:space="preserve">Figure 5. Code </w:t>
      </w:r>
      <w:r w:rsidRPr="341C68FE" w:rsidR="15F2F8D1">
        <w:rPr>
          <w:i w:val="1"/>
          <w:iCs w:val="1"/>
          <w:lang w:val="en-US"/>
        </w:rPr>
        <w:t>snipet</w:t>
      </w:r>
      <w:r w:rsidRPr="341C68FE" w:rsidR="15F2F8D1">
        <w:rPr>
          <w:i w:val="1"/>
          <w:iCs w:val="1"/>
          <w:lang w:val="en-US"/>
        </w:rPr>
        <w:t xml:space="preserve"> of </w:t>
      </w:r>
      <w:r w:rsidRPr="341C68FE" w:rsidR="03F020F7">
        <w:rPr>
          <w:i w:val="1"/>
          <w:iCs w:val="1"/>
          <w:lang w:val="en-US"/>
        </w:rPr>
        <w:t>Logistic</w:t>
      </w:r>
      <w:r w:rsidRPr="341C68FE" w:rsidR="0302598F">
        <w:rPr>
          <w:i w:val="1"/>
          <w:iCs w:val="1"/>
          <w:lang w:val="en-US"/>
        </w:rPr>
        <w:t xml:space="preserve"> Regression</w:t>
      </w:r>
    </w:p>
    <w:p w:rsidR="341C68FE" w:rsidP="341C68FE" w:rsidRDefault="341C68FE" w14:paraId="284659D6" w14:textId="36E186A3">
      <w:pPr>
        <w:pStyle w:val="1"/>
        <w:ind w:left="720"/>
        <w:jc w:val="center"/>
        <w:rPr>
          <w:i w:val="1"/>
          <w:iCs w:val="1"/>
          <w:lang w:val="en-US"/>
        </w:rPr>
      </w:pPr>
    </w:p>
    <w:p w:rsidR="469823AB" w:rsidP="1B3E2AE1" w:rsidRDefault="469823AB" w14:paraId="5A7AEFD3" w14:textId="09CC82B9">
      <w:pPr>
        <w:pStyle w:val="1"/>
        <w:ind w:left="720"/>
        <w:jc w:val="center"/>
        <w:rPr>
          <w:i w:val="1"/>
          <w:iCs w:val="1"/>
          <w:lang w:val="en-US"/>
        </w:rPr>
      </w:pPr>
      <w:r w:rsidR="26C2DADC">
        <w:drawing>
          <wp:inline wp14:editId="335DED8C" wp14:anchorId="3F751CBC">
            <wp:extent cx="2687115" cy="1957388"/>
            <wp:effectExtent l="9525" t="9525" r="9525" b="9525"/>
            <wp:docPr id="1996546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546196" name=""/>
                    <pic:cNvPicPr/>
                  </pic:nvPicPr>
                  <pic:blipFill>
                    <a:blip xmlns:r="http://schemas.openxmlformats.org/officeDocument/2006/relationships" r:embed="rId1478346073">
                      <a:extLst>
                        <a:ext uri="{28A0092B-C50C-407E-A947-70E740481C1C}">
                          <a14:useLocalDpi xmlns:a14="http://schemas.microsoft.com/office/drawing/2010/main"/>
                        </a:ext>
                      </a:extLst>
                    </a:blip>
                    <a:stretch>
                      <a:fillRect/>
                    </a:stretch>
                  </pic:blipFill>
                  <pic:spPr>
                    <a:xfrm rot="0">
                      <a:off x="0" y="0"/>
                      <a:ext cx="2687115" cy="1957388"/>
                    </a:xfrm>
                    <a:prstGeom prst="rect">
                      <a:avLst/>
                    </a:prstGeom>
                    <a:ln w="9525">
                      <a:solidFill>
                        <a:schemeClr val="tx1"/>
                      </a:solidFill>
                      <a:prstDash val="solid"/>
                    </a:ln>
                  </pic:spPr>
                </pic:pic>
              </a:graphicData>
            </a:graphic>
          </wp:inline>
        </w:drawing>
      </w:r>
      <w:r w:rsidRPr="1B3E2AE1" w:rsidR="63E20F33">
        <w:rPr>
          <w:i w:val="1"/>
          <w:iCs w:val="1"/>
          <w:lang w:val="en-US"/>
        </w:rPr>
        <w:t xml:space="preserve">Figure </w:t>
      </w:r>
      <w:r w:rsidRPr="1B3E2AE1" w:rsidR="19C9F28D">
        <w:rPr>
          <w:i w:val="1"/>
          <w:iCs w:val="1"/>
          <w:lang w:val="en-US"/>
        </w:rPr>
        <w:t>11</w:t>
      </w:r>
      <w:r w:rsidRPr="1B3E2AE1" w:rsidR="63E20F33">
        <w:rPr>
          <w:i w:val="1"/>
          <w:iCs w:val="1"/>
          <w:lang w:val="en-US"/>
        </w:rPr>
        <w:t>. Confusion Matrix of Logistic Regression</w:t>
      </w:r>
    </w:p>
    <w:p w:rsidR="341C68FE" w:rsidP="341C68FE" w:rsidRDefault="341C68FE" w14:paraId="47F62680" w14:textId="41BFCDFB">
      <w:pPr>
        <w:pStyle w:val="1"/>
        <w:ind w:left="720"/>
        <w:jc w:val="center"/>
        <w:rPr>
          <w:i w:val="1"/>
          <w:iCs w:val="1"/>
          <w:lang w:val="en-US"/>
        </w:rPr>
      </w:pPr>
    </w:p>
    <w:p w:rsidR="552928E0" w:rsidP="341C68FE" w:rsidRDefault="552928E0" w14:paraId="40575FB7" w14:textId="6C9C4F3D">
      <w:pPr>
        <w:pStyle w:val="1"/>
        <w:ind w:left="720" w:firstLine="720"/>
        <w:jc w:val="both"/>
        <w:rPr>
          <w:i w:val="1"/>
          <w:iCs w:val="1"/>
          <w:lang w:val="en-US"/>
        </w:rPr>
      </w:pPr>
      <w:r w:rsidRPr="341C68FE" w:rsidR="552928E0">
        <w:rPr>
          <w:rFonts w:ascii="Times New Roman" w:hAnsi="Times New Roman" w:eastAsia="Times New Roman" w:cs="Times New Roman"/>
          <w:lang w:val="en-US"/>
        </w:rPr>
        <w:t xml:space="preserve">The confusion matrix </w:t>
      </w:r>
      <w:r w:rsidRPr="341C68FE" w:rsidR="552928E0">
        <w:rPr>
          <w:rFonts w:ascii="Times New Roman" w:hAnsi="Times New Roman" w:eastAsia="Times New Roman" w:cs="Times New Roman"/>
          <w:lang w:val="en-US"/>
        </w:rPr>
        <w:t>demonstrates</w:t>
      </w:r>
      <w:r w:rsidRPr="341C68FE" w:rsidR="552928E0">
        <w:rPr>
          <w:rFonts w:ascii="Times New Roman" w:hAnsi="Times New Roman" w:eastAsia="Times New Roman" w:cs="Times New Roman"/>
          <w:lang w:val="en-US"/>
        </w:rPr>
        <w:t xml:space="preserve"> that the Logistic Regression model achieved strong predictive performance on the stroke dataset. </w:t>
      </w:r>
      <w:r w:rsidRPr="341C68FE" w:rsidR="552928E0">
        <w:rPr>
          <w:rFonts w:ascii="Times New Roman" w:hAnsi="Times New Roman" w:eastAsia="Times New Roman" w:cs="Times New Roman"/>
          <w:lang w:val="en-US"/>
        </w:rPr>
        <w:t>A total of 4,999 non-stroke cases and 4,611 stroke cases were correctly classified.</w:t>
      </w:r>
      <w:r w:rsidRPr="341C68FE" w:rsidR="552928E0">
        <w:rPr>
          <w:rFonts w:ascii="Times New Roman" w:hAnsi="Times New Roman" w:eastAsia="Times New Roman" w:cs="Times New Roman"/>
          <w:lang w:val="en-US"/>
        </w:rPr>
        <w:t xml:space="preserve"> The model produced 33 false positives (non-stroke instances misclassified as stroke) and 357 false negatives (stroke instances misclassified as non-stroke). While overall accuracy is high, the false negatives </w:t>
      </w:r>
      <w:r w:rsidRPr="341C68FE" w:rsidR="552928E0">
        <w:rPr>
          <w:rFonts w:ascii="Times New Roman" w:hAnsi="Times New Roman" w:eastAsia="Times New Roman" w:cs="Times New Roman"/>
          <w:lang w:val="en-US"/>
        </w:rPr>
        <w:t>indicate</w:t>
      </w:r>
      <w:r w:rsidRPr="341C68FE" w:rsidR="552928E0">
        <w:rPr>
          <w:rFonts w:ascii="Times New Roman" w:hAnsi="Times New Roman" w:eastAsia="Times New Roman" w:cs="Times New Roman"/>
          <w:lang w:val="en-US"/>
        </w:rPr>
        <w:t xml:space="preserve"> that the model may occasionally fail to detect stroke cases, which is a critical consideration for medical application</w:t>
      </w:r>
    </w:p>
    <w:p w:rsidR="341C68FE" w:rsidP="341C68FE" w:rsidRDefault="341C68FE" w14:paraId="4E06B22E" w14:textId="275F7AF5">
      <w:pPr>
        <w:pStyle w:val="1"/>
        <w:ind w:left="720" w:firstLine="720"/>
        <w:jc w:val="both"/>
        <w:rPr>
          <w:rFonts w:ascii="Times New Roman" w:hAnsi="Times New Roman" w:eastAsia="Times New Roman" w:cs="Times New Roman"/>
          <w:lang w:val="en-US"/>
        </w:rPr>
      </w:pPr>
    </w:p>
    <w:p w:rsidR="552928E0" w:rsidP="341C68FE" w:rsidRDefault="552928E0" w14:paraId="4D0A7430" w14:textId="32B206D0">
      <w:pPr>
        <w:pStyle w:val="1"/>
        <w:ind w:left="720" w:firstLine="0"/>
        <w:jc w:val="both"/>
        <w:rPr>
          <w:i w:val="1"/>
          <w:iCs w:val="1"/>
          <w:lang w:val="en-US"/>
        </w:rPr>
      </w:pPr>
      <w:r w:rsidR="552928E0">
        <w:drawing>
          <wp:inline wp14:editId="594B1DED" wp14:anchorId="233E0126">
            <wp:extent cx="2330946" cy="1958591"/>
            <wp:effectExtent l="9525" t="9525" r="9525" b="9525"/>
            <wp:docPr id="1568729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729625" name=""/>
                    <pic:cNvPicPr/>
                  </pic:nvPicPr>
                  <pic:blipFill>
                    <a:blip xmlns:r="http://schemas.openxmlformats.org/officeDocument/2006/relationships" r:embed="rId1376474262">
                      <a:extLst>
                        <a:ext uri="{28A0092B-C50C-407E-A947-70E740481C1C}">
                          <a14:useLocalDpi xmlns:a14="http://schemas.microsoft.com/office/drawing/2010/main"/>
                        </a:ext>
                      </a:extLst>
                    </a:blip>
                    <a:stretch>
                      <a:fillRect/>
                    </a:stretch>
                  </pic:blipFill>
                  <pic:spPr>
                    <a:xfrm rot="0">
                      <a:off x="0" y="0"/>
                      <a:ext cx="2330946" cy="1958591"/>
                    </a:xfrm>
                    <a:prstGeom prst="rect">
                      <a:avLst/>
                    </a:prstGeom>
                    <a:ln w="9525">
                      <a:solidFill>
                        <a:schemeClr val="tx1"/>
                      </a:solidFill>
                      <a:prstDash val="solid"/>
                    </a:ln>
                  </pic:spPr>
                </pic:pic>
              </a:graphicData>
            </a:graphic>
          </wp:inline>
        </w:drawing>
      </w:r>
    </w:p>
    <w:p w:rsidR="552928E0" w:rsidP="1B3E2AE1" w:rsidRDefault="552928E0" w14:paraId="55F3E558" w14:textId="33D48D97">
      <w:pPr>
        <w:pStyle w:val="1"/>
        <w:ind w:left="720" w:firstLine="0"/>
        <w:jc w:val="left"/>
        <w:rPr>
          <w:i w:val="1"/>
          <w:iCs w:val="1"/>
          <w:lang w:val="en-US"/>
        </w:rPr>
      </w:pPr>
      <w:r w:rsidRPr="1B3E2AE1" w:rsidR="7ECDE005">
        <w:rPr>
          <w:i w:val="1"/>
          <w:iCs w:val="1"/>
          <w:lang w:val="en-US"/>
        </w:rPr>
        <w:t xml:space="preserve">Figure </w:t>
      </w:r>
      <w:r w:rsidRPr="1B3E2AE1" w:rsidR="5C6259C0">
        <w:rPr>
          <w:i w:val="1"/>
          <w:iCs w:val="1"/>
          <w:lang w:val="en-US"/>
        </w:rPr>
        <w:t>12</w:t>
      </w:r>
      <w:r w:rsidRPr="1B3E2AE1" w:rsidR="7ECDE005">
        <w:rPr>
          <w:i w:val="1"/>
          <w:iCs w:val="1"/>
          <w:lang w:val="en-US"/>
        </w:rPr>
        <w:t>. Learning Curve of Logistic Regression</w:t>
      </w:r>
    </w:p>
    <w:p w:rsidR="341C68FE" w:rsidP="341C68FE" w:rsidRDefault="341C68FE" w14:paraId="66DA4D7E" w14:textId="52E76963">
      <w:pPr>
        <w:pStyle w:val="1"/>
        <w:ind w:left="720" w:firstLine="0"/>
        <w:jc w:val="left"/>
        <w:rPr>
          <w:i w:val="1"/>
          <w:iCs w:val="1"/>
          <w:lang w:val="en-US"/>
        </w:rPr>
      </w:pPr>
    </w:p>
    <w:p w:rsidR="422C0CF7" w:rsidP="341C68FE" w:rsidRDefault="422C0CF7" w14:paraId="18A3DA9F" w14:textId="409F6636">
      <w:pPr>
        <w:pStyle w:val="1"/>
        <w:ind w:left="720" w:firstLine="720"/>
        <w:jc w:val="both"/>
        <w:rPr>
          <w:rFonts w:ascii="Times New Roman" w:hAnsi="Times New Roman" w:eastAsia="Times New Roman" w:cs="Times New Roman"/>
          <w:noProof w:val="0"/>
          <w:lang w:val="en-US"/>
        </w:rPr>
      </w:pPr>
      <w:r w:rsidRPr="341C68FE" w:rsidR="422C0CF7">
        <w:rPr>
          <w:rFonts w:ascii="Times New Roman" w:hAnsi="Times New Roman" w:eastAsia="Times New Roman" w:cs="Times New Roman"/>
          <w:noProof w:val="0"/>
          <w:lang w:val="en-US"/>
        </w:rPr>
        <w:t>Learning curve demonstrate the association between model accuracy and training set size. The training accuracy and the validation accuracy both increase consistently along the learning curve as the size of the dataset increases, and both roughly converge at approximately 96%. The small gap between the two curves also indicates that the model generalizes well and does not exhibit significant overfitting. In addition, the accuracy becomes stable at larger sizes of training data could also suggest consistent performance despite larger data samples.</w:t>
      </w:r>
    </w:p>
    <w:p w:rsidR="23EACCED" w:rsidP="341C68FE" w:rsidRDefault="23EACCED" w14:paraId="7E56F070" w14:textId="26F4071A">
      <w:pPr>
        <w:pStyle w:val="1"/>
        <w:ind w:left="720" w:firstLine="0"/>
        <w:jc w:val="both"/>
      </w:pPr>
      <w:r w:rsidR="23EACCED">
        <w:drawing>
          <wp:inline wp14:editId="280A37E6" wp14:anchorId="3BC9097F">
            <wp:extent cx="2272767" cy="2011363"/>
            <wp:effectExtent l="9525" t="9525" r="9525" b="9525"/>
            <wp:docPr id="513983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983338" name=""/>
                    <pic:cNvPicPr/>
                  </pic:nvPicPr>
                  <pic:blipFill>
                    <a:blip xmlns:r="http://schemas.openxmlformats.org/officeDocument/2006/relationships" r:embed="rId40916553">
                      <a:extLst>
                        <a:ext uri="{28A0092B-C50C-407E-A947-70E740481C1C}">
                          <a14:useLocalDpi xmlns:a14="http://schemas.microsoft.com/office/drawing/2010/main"/>
                        </a:ext>
                      </a:extLst>
                    </a:blip>
                    <a:stretch>
                      <a:fillRect/>
                    </a:stretch>
                  </pic:blipFill>
                  <pic:spPr>
                    <a:xfrm rot="0">
                      <a:off x="0" y="0"/>
                      <a:ext cx="2272767" cy="2011363"/>
                    </a:xfrm>
                    <a:prstGeom prst="rect">
                      <a:avLst/>
                    </a:prstGeom>
                    <a:ln w="9525">
                      <a:solidFill>
                        <a:schemeClr val="tx1"/>
                      </a:solidFill>
                      <a:prstDash val="solid"/>
                    </a:ln>
                  </pic:spPr>
                </pic:pic>
              </a:graphicData>
            </a:graphic>
          </wp:inline>
        </w:drawing>
      </w:r>
    </w:p>
    <w:p w:rsidR="23EACCED" w:rsidP="1B3E2AE1" w:rsidRDefault="23EACCED" w14:paraId="15CF0D90" w14:textId="54171910">
      <w:pPr>
        <w:pStyle w:val="1"/>
        <w:ind w:left="720" w:firstLine="0"/>
        <w:jc w:val="center"/>
        <w:rPr>
          <w:i w:val="1"/>
          <w:iCs w:val="1"/>
          <w:lang w:val="en-US"/>
        </w:rPr>
      </w:pPr>
      <w:r w:rsidRPr="1B3E2AE1" w:rsidR="759FDECF">
        <w:rPr>
          <w:i w:val="1"/>
          <w:iCs w:val="1"/>
          <w:lang w:val="en-US"/>
        </w:rPr>
        <w:t xml:space="preserve">Figure </w:t>
      </w:r>
      <w:r w:rsidRPr="1B3E2AE1" w:rsidR="4CA4E4EF">
        <w:rPr>
          <w:i w:val="1"/>
          <w:iCs w:val="1"/>
          <w:lang w:val="en-US"/>
        </w:rPr>
        <w:t>13</w:t>
      </w:r>
      <w:r w:rsidRPr="1B3E2AE1" w:rsidR="759FDECF">
        <w:rPr>
          <w:i w:val="1"/>
          <w:iCs w:val="1"/>
          <w:lang w:val="en-US"/>
        </w:rPr>
        <w:t>. ROC Curve of Logistic Regression</w:t>
      </w:r>
    </w:p>
    <w:p w:rsidR="341C68FE" w:rsidP="341C68FE" w:rsidRDefault="341C68FE" w14:paraId="26239A8C" w14:textId="7B8F465B">
      <w:pPr>
        <w:pStyle w:val="1"/>
        <w:ind w:left="720" w:firstLine="0"/>
        <w:jc w:val="center"/>
        <w:rPr>
          <w:i w:val="1"/>
          <w:iCs w:val="1"/>
          <w:lang w:val="en-US"/>
        </w:rPr>
      </w:pPr>
    </w:p>
    <w:p w:rsidR="6A1E8325" w:rsidP="341C68FE" w:rsidRDefault="6A1E8325" w14:paraId="495B7D44" w14:textId="5D5EAF4D">
      <w:pPr>
        <w:pStyle w:val="1"/>
        <w:ind w:left="720" w:firstLine="720"/>
        <w:jc w:val="both"/>
        <w:rPr>
          <w:rFonts w:ascii="Times New Roman" w:hAnsi="Times New Roman" w:eastAsia="Times New Roman" w:cs="Times New Roman"/>
          <w:noProof w:val="0"/>
          <w:lang w:val="en-US"/>
        </w:rPr>
      </w:pPr>
      <w:r w:rsidRPr="341C68FE" w:rsidR="6A1E8325">
        <w:rPr>
          <w:rFonts w:ascii="Times New Roman" w:hAnsi="Times New Roman" w:eastAsia="Times New Roman" w:cs="Times New Roman"/>
          <w:noProof w:val="0"/>
          <w:lang w:val="en-US"/>
        </w:rPr>
        <w:t xml:space="preserve">The ROC curve </w:t>
      </w:r>
      <w:r w:rsidRPr="341C68FE" w:rsidR="6A1E8325">
        <w:rPr>
          <w:rFonts w:ascii="Times New Roman" w:hAnsi="Times New Roman" w:eastAsia="Times New Roman" w:cs="Times New Roman"/>
          <w:noProof w:val="0"/>
          <w:lang w:val="en-US"/>
        </w:rPr>
        <w:t>indicates</w:t>
      </w:r>
      <w:r w:rsidRPr="341C68FE" w:rsidR="6A1E8325">
        <w:rPr>
          <w:rFonts w:ascii="Times New Roman" w:hAnsi="Times New Roman" w:eastAsia="Times New Roman" w:cs="Times New Roman"/>
          <w:noProof w:val="0"/>
          <w:lang w:val="en-US"/>
        </w:rPr>
        <w:t xml:space="preserve"> that the model </w:t>
      </w:r>
      <w:r w:rsidRPr="341C68FE" w:rsidR="6A1E8325">
        <w:rPr>
          <w:rFonts w:ascii="Times New Roman" w:hAnsi="Times New Roman" w:eastAsia="Times New Roman" w:cs="Times New Roman"/>
          <w:noProof w:val="0"/>
          <w:lang w:val="en-US"/>
        </w:rPr>
        <w:t>is able to</w:t>
      </w:r>
      <w:r w:rsidRPr="341C68FE" w:rsidR="6A1E8325">
        <w:rPr>
          <w:rFonts w:ascii="Times New Roman" w:hAnsi="Times New Roman" w:eastAsia="Times New Roman" w:cs="Times New Roman"/>
          <w:noProof w:val="0"/>
          <w:lang w:val="en-US"/>
        </w:rPr>
        <w:t xml:space="preserve"> distinguish stroke cases from non-stroke cases overall. The curve itself is highly peaked in the upper-left corner, with an AUC score of 0.99 </w:t>
      </w:r>
      <w:r w:rsidRPr="341C68FE" w:rsidR="6A1E8325">
        <w:rPr>
          <w:rFonts w:ascii="Times New Roman" w:hAnsi="Times New Roman" w:eastAsia="Times New Roman" w:cs="Times New Roman"/>
          <w:noProof w:val="0"/>
          <w:lang w:val="en-US"/>
        </w:rPr>
        <w:t>demonstrating</w:t>
      </w:r>
      <w:r w:rsidRPr="341C68FE" w:rsidR="6A1E8325">
        <w:rPr>
          <w:rFonts w:ascii="Times New Roman" w:hAnsi="Times New Roman" w:eastAsia="Times New Roman" w:cs="Times New Roman"/>
          <w:noProof w:val="0"/>
          <w:lang w:val="en-US"/>
        </w:rPr>
        <w:t xml:space="preserve"> near-perfect discrimination. This implies that at any threshold instability, the model has </w:t>
      </w:r>
      <w:r w:rsidRPr="341C68FE" w:rsidR="6A1E8325">
        <w:rPr>
          <w:rFonts w:ascii="Times New Roman" w:hAnsi="Times New Roman" w:eastAsia="Times New Roman" w:cs="Times New Roman"/>
          <w:noProof w:val="0"/>
          <w:lang w:val="en-US"/>
        </w:rPr>
        <w:t>a very high</w:t>
      </w:r>
      <w:r w:rsidRPr="341C68FE" w:rsidR="6A1E8325">
        <w:rPr>
          <w:rFonts w:ascii="Times New Roman" w:hAnsi="Times New Roman" w:eastAsia="Times New Roman" w:cs="Times New Roman"/>
          <w:noProof w:val="0"/>
          <w:lang w:val="en-US"/>
        </w:rPr>
        <w:t xml:space="preserve"> true positive rate and a low false positive rate </w:t>
      </w:r>
      <w:r w:rsidRPr="341C68FE" w:rsidR="6A1E8325">
        <w:rPr>
          <w:rFonts w:ascii="Times New Roman" w:hAnsi="Times New Roman" w:eastAsia="Times New Roman" w:cs="Times New Roman"/>
          <w:noProof w:val="0"/>
          <w:lang w:val="en-US"/>
        </w:rPr>
        <w:t>relative</w:t>
      </w:r>
      <w:r w:rsidRPr="341C68FE" w:rsidR="6A1E8325">
        <w:rPr>
          <w:rFonts w:ascii="Times New Roman" w:hAnsi="Times New Roman" w:eastAsia="Times New Roman" w:cs="Times New Roman"/>
          <w:noProof w:val="0"/>
          <w:lang w:val="en-US"/>
        </w:rPr>
        <w:t xml:space="preserve"> to the </w:t>
      </w:r>
      <w:r w:rsidRPr="341C68FE" w:rsidR="6A1E8325">
        <w:rPr>
          <w:rFonts w:ascii="Times New Roman" w:hAnsi="Times New Roman" w:eastAsia="Times New Roman" w:cs="Times New Roman"/>
          <w:noProof w:val="0"/>
          <w:lang w:val="en-US"/>
        </w:rPr>
        <w:t>main  fit</w:t>
      </w:r>
      <w:r w:rsidRPr="341C68FE" w:rsidR="6A1E8325">
        <w:rPr>
          <w:rFonts w:ascii="Times New Roman" w:hAnsi="Times New Roman" w:eastAsia="Times New Roman" w:cs="Times New Roman"/>
          <w:noProof w:val="0"/>
          <w:lang w:val="en-US"/>
        </w:rPr>
        <w:t xml:space="preserve">. Thus, we can </w:t>
      </w:r>
      <w:r w:rsidRPr="341C68FE" w:rsidR="6A1E8325">
        <w:rPr>
          <w:rFonts w:ascii="Times New Roman" w:hAnsi="Times New Roman" w:eastAsia="Times New Roman" w:cs="Times New Roman"/>
          <w:noProof w:val="0"/>
          <w:lang w:val="en-US"/>
        </w:rPr>
        <w:t>reasonably be</w:t>
      </w:r>
      <w:r w:rsidRPr="341C68FE" w:rsidR="6A1E8325">
        <w:rPr>
          <w:rFonts w:ascii="Times New Roman" w:hAnsi="Times New Roman" w:eastAsia="Times New Roman" w:cs="Times New Roman"/>
          <w:noProof w:val="0"/>
          <w:lang w:val="en-US"/>
        </w:rPr>
        <w:t xml:space="preserve"> assured that a stroke is likely when the model </w:t>
      </w:r>
      <w:r w:rsidRPr="341C68FE" w:rsidR="6A1E8325">
        <w:rPr>
          <w:rFonts w:ascii="Times New Roman" w:hAnsi="Times New Roman" w:eastAsia="Times New Roman" w:cs="Times New Roman"/>
          <w:noProof w:val="0"/>
          <w:lang w:val="en-US"/>
        </w:rPr>
        <w:t>indicates</w:t>
      </w:r>
      <w:r w:rsidRPr="341C68FE" w:rsidR="6A1E8325">
        <w:rPr>
          <w:rFonts w:ascii="Times New Roman" w:hAnsi="Times New Roman" w:eastAsia="Times New Roman" w:cs="Times New Roman"/>
          <w:noProof w:val="0"/>
          <w:lang w:val="en-US"/>
        </w:rPr>
        <w:t xml:space="preserve"> the presence of stroke without </w:t>
      </w:r>
      <w:r w:rsidRPr="341C68FE" w:rsidR="6A1E8325">
        <w:rPr>
          <w:rFonts w:ascii="Times New Roman" w:hAnsi="Times New Roman" w:eastAsia="Times New Roman" w:cs="Times New Roman"/>
          <w:noProof w:val="0"/>
          <w:lang w:val="en-US"/>
        </w:rPr>
        <w:t>frequently</w:t>
      </w:r>
      <w:r w:rsidRPr="341C68FE" w:rsidR="6A1E8325">
        <w:rPr>
          <w:rFonts w:ascii="Times New Roman" w:hAnsi="Times New Roman" w:eastAsia="Times New Roman" w:cs="Times New Roman"/>
          <w:noProof w:val="0"/>
          <w:lang w:val="en-US"/>
        </w:rPr>
        <w:t xml:space="preserve"> classifying a healthy person as a stroke case. Performance like this is critical in clinical decision-making when </w:t>
      </w:r>
      <w:r w:rsidRPr="341C68FE" w:rsidR="6A1E8325">
        <w:rPr>
          <w:rFonts w:ascii="Times New Roman" w:hAnsi="Times New Roman" w:eastAsia="Times New Roman" w:cs="Times New Roman"/>
          <w:noProof w:val="0"/>
          <w:lang w:val="en-US"/>
        </w:rPr>
        <w:t>false-positives</w:t>
      </w:r>
      <w:r w:rsidRPr="341C68FE" w:rsidR="6A1E8325">
        <w:rPr>
          <w:rFonts w:ascii="Times New Roman" w:hAnsi="Times New Roman" w:eastAsia="Times New Roman" w:cs="Times New Roman"/>
          <w:noProof w:val="0"/>
          <w:lang w:val="en-US"/>
        </w:rPr>
        <w:t xml:space="preserve"> lead to unnecessary panic or follow-up tests. Performance like this is also crucial to ensuring the patient has </w:t>
      </w:r>
      <w:r w:rsidRPr="341C68FE" w:rsidR="6A1E8325">
        <w:rPr>
          <w:rFonts w:ascii="Times New Roman" w:hAnsi="Times New Roman" w:eastAsia="Times New Roman" w:cs="Times New Roman"/>
          <w:noProof w:val="0"/>
          <w:lang w:val="en-US"/>
        </w:rPr>
        <w:t>timely</w:t>
      </w:r>
      <w:r w:rsidRPr="341C68FE" w:rsidR="6A1E8325">
        <w:rPr>
          <w:rFonts w:ascii="Times New Roman" w:hAnsi="Times New Roman" w:eastAsia="Times New Roman" w:cs="Times New Roman"/>
          <w:noProof w:val="0"/>
          <w:lang w:val="en-US"/>
        </w:rPr>
        <w:t xml:space="preserve"> medical intervention as the model has a high positive true rate to </w:t>
      </w:r>
      <w:r w:rsidRPr="341C68FE" w:rsidR="6A1E8325">
        <w:rPr>
          <w:rFonts w:ascii="Times New Roman" w:hAnsi="Times New Roman" w:eastAsia="Times New Roman" w:cs="Times New Roman"/>
          <w:noProof w:val="0"/>
          <w:lang w:val="en-US"/>
        </w:rPr>
        <w:t>indicate</w:t>
      </w:r>
      <w:r w:rsidRPr="341C68FE" w:rsidR="6A1E8325">
        <w:rPr>
          <w:rFonts w:ascii="Times New Roman" w:hAnsi="Times New Roman" w:eastAsia="Times New Roman" w:cs="Times New Roman"/>
          <w:noProof w:val="0"/>
          <w:lang w:val="en-US"/>
        </w:rPr>
        <w:t xml:space="preserve"> the recognition of stroke cases while minimizing the false positive rate for treatment purposes.</w:t>
      </w:r>
    </w:p>
    <w:p w:rsidR="341C68FE" w:rsidP="341C68FE" w:rsidRDefault="341C68FE" w14:paraId="577A1B01" w14:textId="1D75F55C">
      <w:pPr>
        <w:pStyle w:val="1"/>
        <w:ind w:left="720" w:firstLine="720"/>
        <w:jc w:val="both"/>
        <w:rPr>
          <w:rFonts w:ascii="Times New Roman" w:hAnsi="Times New Roman" w:eastAsia="Times New Roman" w:cs="Times New Roman"/>
          <w:noProof w:val="0"/>
          <w:lang w:val="en-US"/>
        </w:rPr>
      </w:pPr>
    </w:p>
    <w:p w:rsidR="23EACCED" w:rsidP="341C68FE" w:rsidRDefault="23EACCED" w14:paraId="42D2AB60" w14:textId="18C5FA91">
      <w:pPr>
        <w:pStyle w:val="1"/>
        <w:ind w:left="720" w:firstLine="0"/>
        <w:jc w:val="both"/>
      </w:pPr>
      <w:r w:rsidR="23EACCED">
        <w:drawing>
          <wp:inline wp14:editId="68AA0658" wp14:anchorId="385FFDCB">
            <wp:extent cx="2362095" cy="2120602"/>
            <wp:effectExtent l="9525" t="9525" r="9525" b="9525"/>
            <wp:docPr id="1233118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118185" name=""/>
                    <pic:cNvPicPr/>
                  </pic:nvPicPr>
                  <pic:blipFill>
                    <a:blip xmlns:r="http://schemas.openxmlformats.org/officeDocument/2006/relationships" r:embed="rId840587513">
                      <a:extLst>
                        <a:ext uri="{28A0092B-C50C-407E-A947-70E740481C1C}">
                          <a14:useLocalDpi xmlns:a14="http://schemas.microsoft.com/office/drawing/2010/main"/>
                        </a:ext>
                      </a:extLst>
                    </a:blip>
                    <a:stretch>
                      <a:fillRect/>
                    </a:stretch>
                  </pic:blipFill>
                  <pic:spPr>
                    <a:xfrm rot="0">
                      <a:off x="0" y="0"/>
                      <a:ext cx="2362095" cy="2120602"/>
                    </a:xfrm>
                    <a:prstGeom prst="rect">
                      <a:avLst/>
                    </a:prstGeom>
                    <a:ln w="9525">
                      <a:solidFill>
                        <a:schemeClr val="tx1"/>
                      </a:solidFill>
                      <a:prstDash val="solid"/>
                    </a:ln>
                  </pic:spPr>
                </pic:pic>
              </a:graphicData>
            </a:graphic>
          </wp:inline>
        </w:drawing>
      </w:r>
    </w:p>
    <w:p w:rsidR="23EACCED" w:rsidP="1B3E2AE1" w:rsidRDefault="23EACCED" w14:paraId="384215DA" w14:textId="1E4DFD8F">
      <w:pPr>
        <w:pStyle w:val="1"/>
        <w:ind w:left="720" w:firstLine="0"/>
        <w:jc w:val="center"/>
        <w:rPr>
          <w:i w:val="1"/>
          <w:iCs w:val="1"/>
          <w:lang w:val="en-US"/>
        </w:rPr>
      </w:pPr>
      <w:r w:rsidRPr="1B3E2AE1" w:rsidR="759FDECF">
        <w:rPr>
          <w:i w:val="1"/>
          <w:iCs w:val="1"/>
          <w:lang w:val="en-US"/>
        </w:rPr>
        <w:t xml:space="preserve">Figure </w:t>
      </w:r>
      <w:r w:rsidRPr="1B3E2AE1" w:rsidR="5F35C1E5">
        <w:rPr>
          <w:i w:val="1"/>
          <w:iCs w:val="1"/>
          <w:lang w:val="en-US"/>
        </w:rPr>
        <w:t>14</w:t>
      </w:r>
      <w:r w:rsidRPr="1B3E2AE1" w:rsidR="759FDECF">
        <w:rPr>
          <w:i w:val="1"/>
          <w:iCs w:val="1"/>
          <w:lang w:val="en-US"/>
        </w:rPr>
        <w:t>. ROC Curve of Logistic Regression</w:t>
      </w:r>
    </w:p>
    <w:p w:rsidR="341C68FE" w:rsidP="341C68FE" w:rsidRDefault="341C68FE" w14:paraId="6BCB1FD8" w14:textId="3CF7BC5A">
      <w:pPr>
        <w:pStyle w:val="1"/>
        <w:ind w:left="720" w:firstLine="0"/>
        <w:jc w:val="center"/>
        <w:rPr>
          <w:i w:val="1"/>
          <w:iCs w:val="1"/>
          <w:lang w:val="en-US"/>
        </w:rPr>
      </w:pPr>
    </w:p>
    <w:p w:rsidR="5879A4A0" w:rsidP="341C68FE" w:rsidRDefault="5879A4A0" w14:paraId="5EB31732" w14:textId="4DA331C1">
      <w:pPr>
        <w:ind w:left="720" w:firstLine="720"/>
        <w:jc w:val="both"/>
        <w:rPr>
          <w:rFonts w:ascii="Times New Roman" w:hAnsi="Times New Roman" w:eastAsia="Times New Roman" w:cs="Times New Roman"/>
          <w:noProof w:val="0"/>
          <w:lang w:val="en-US"/>
        </w:rPr>
      </w:pPr>
      <w:r w:rsidRPr="341C68FE" w:rsidR="5879A4A0">
        <w:rPr>
          <w:rFonts w:ascii="Times New Roman" w:hAnsi="Times New Roman" w:eastAsia="Times New Roman" w:cs="Times New Roman"/>
          <w:noProof w:val="0"/>
          <w:lang w:val="en-US"/>
        </w:rPr>
        <w:t>The Precision–Recall curve provides a much needed more specific assessment of the model in the context of class imbalance, where stroke cases are less frequent than non-stroke cases. The curve shows that precision remains almost perfect (closer to 1.0), and recall also remains very high, with an average precision (AP) of 0.99. This means that whenever the model predicts a stroke, it is almost always correct in its prediction, and it is able to retrieve a large majority of cases of actual stroke. This is an important thing to consider with a medical application: Both high precision means that there is a low probability of false alarms, which can lead to overwhelmed health systems (especially in underserved areas), while high recall means that patients who are at actual risk are not missed. The combined results reinforce that the models will be effective in real-world screening situations, where both an accuracy and reliability are critical.</w:t>
      </w:r>
    </w:p>
    <w:p w:rsidR="341C68FE" w:rsidP="341C68FE" w:rsidRDefault="341C68FE" w14:paraId="05A767DF" w14:textId="25A2C203">
      <w:pPr>
        <w:pStyle w:val="1"/>
        <w:ind w:left="720" w:firstLine="720"/>
        <w:jc w:val="both"/>
        <w:rPr>
          <w:lang w:val="en-US"/>
        </w:rPr>
      </w:pPr>
    </w:p>
    <w:p xmlns:wp14="http://schemas.microsoft.com/office/word/2010/wordml" w:rsidP="341C68FE" w14:paraId="77A61CF3" wp14:textId="5421D469">
      <w:pPr>
        <w:pStyle w:val="18"/>
        <w:numPr>
          <w:ilvl w:val="0"/>
          <w:numId w:val="11"/>
        </w:numPr>
        <w:jc w:val="both"/>
        <w:rPr>
          <w:b w:val="1"/>
          <w:bCs w:val="1"/>
          <w:lang w:val="en-US"/>
        </w:rPr>
      </w:pPr>
      <w:r w:rsidRPr="1B3E2AE1" w:rsidR="33F8F68C">
        <w:rPr>
          <w:b w:val="1"/>
          <w:bCs w:val="1"/>
          <w:lang w:val="en-US"/>
        </w:rPr>
        <w:t>Decision Tree</w:t>
      </w:r>
    </w:p>
    <w:p w:rsidR="341C68FE" w:rsidP="341C68FE" w:rsidRDefault="341C68FE" w14:paraId="22A0C65A" w14:textId="35D12778">
      <w:pPr>
        <w:pStyle w:val="18"/>
        <w:ind w:left="1080"/>
        <w:jc w:val="both"/>
        <w:rPr>
          <w:lang w:val="en-US"/>
        </w:rPr>
      </w:pPr>
    </w:p>
    <w:p w:rsidR="19B3597C" w:rsidP="46E0CAF1" w:rsidRDefault="19B3597C" w14:paraId="504C5608" w14:textId="7BCE0E36">
      <w:pPr>
        <w:pStyle w:val="1"/>
        <w:ind w:left="720" w:firstLine="720"/>
        <w:jc w:val="both"/>
      </w:pPr>
      <w:r w:rsidRPr="46E0CAF1" w:rsidR="19B3597C">
        <w:rPr>
          <w:rFonts w:ascii="Times New Roman" w:hAnsi="Times New Roman" w:eastAsia="Times New Roman" w:cs="Times New Roman"/>
          <w:lang w:val="en-US"/>
        </w:rPr>
        <w:t xml:space="preserve">The decision tree is a supervised learning algorithm that is used to predict by recursively dividing the data into smaller groups depending on the values of features. The internal nodes will be a decision rule on a feature, and the leaf node will be a predicted class. </w:t>
      </w:r>
      <w:r w:rsidRPr="46E0CAF1" w:rsidR="19B3597C">
        <w:rPr>
          <w:rFonts w:ascii="Times New Roman" w:hAnsi="Times New Roman" w:eastAsia="Times New Roman" w:cs="Times New Roman"/>
          <w:lang w:val="en-US"/>
        </w:rPr>
        <w:t>The splits selected in the model are those that would maximize the separation of the classes and this is often represented in terms of Gini impurity or entropy.</w:t>
      </w:r>
      <w:r w:rsidRPr="46E0CAF1" w:rsidR="19B3597C">
        <w:rPr>
          <w:rFonts w:ascii="Times New Roman" w:hAnsi="Times New Roman" w:eastAsia="Times New Roman" w:cs="Times New Roman"/>
          <w:lang w:val="en-US"/>
        </w:rPr>
        <w:t xml:space="preserve"> It causes Decision Trees to be very interpretable because predictions are easily tracked back through a series of feature-based guidelines.</w:t>
      </w:r>
      <w:r w:rsidRPr="46E0CAF1" w:rsidR="19B3597C">
        <w:rPr>
          <w:rFonts w:ascii="Times New Roman" w:hAnsi="Times New Roman" w:eastAsia="Times New Roman" w:cs="Times New Roman"/>
          <w:lang w:val="en-US"/>
        </w:rPr>
        <w:t xml:space="preserve"> </w:t>
      </w:r>
    </w:p>
    <w:p w:rsidR="19B3597C" w:rsidP="46E0CAF1" w:rsidRDefault="19B3597C" w14:paraId="7FF026AF" w14:textId="49332CD1">
      <w:pPr>
        <w:pStyle w:val="1"/>
        <w:ind w:left="720" w:firstLine="720"/>
        <w:jc w:val="both"/>
      </w:pPr>
      <w:r w:rsidRPr="46E0CAF1" w:rsidR="19B3597C">
        <w:rPr>
          <w:rFonts w:ascii="Times New Roman" w:hAnsi="Times New Roman" w:eastAsia="Times New Roman" w:cs="Times New Roman"/>
          <w:lang w:val="en-US"/>
        </w:rPr>
        <w:t>The features age, hypertension, BMI, and glucose level could interact in non-linear ways in the stroke prediction task. The Decision Trees will be best applicable in this case because feature interactions are inherently picked by the tree, and no feature scaling or transformations are needed.</w:t>
      </w:r>
    </w:p>
    <w:p w:rsidR="19B3597C" w:rsidP="46E0CAF1" w:rsidRDefault="19B3597C" w14:paraId="0034B329" w14:textId="551A075C">
      <w:pPr>
        <w:pStyle w:val="1"/>
        <w:ind w:left="720" w:firstLine="720"/>
        <w:jc w:val="both"/>
      </w:pPr>
      <w:r w:rsidRPr="46E0CAF1" w:rsidR="19B3597C">
        <w:rPr>
          <w:rFonts w:ascii="Times New Roman" w:hAnsi="Times New Roman" w:eastAsia="Times New Roman" w:cs="Times New Roman"/>
          <w:lang w:val="en-US"/>
        </w:rPr>
        <w:t>The data was divided into the features (X) and the target label (y), in which the stroke column was considered the dependent variable. The features do not need to be standardized like with Support Vector Machines or Logistic Regression because the splitting criteria of a Decision Tree relies on relative thresholds of the characteristics.</w:t>
      </w:r>
    </w:p>
    <w:p xmlns:wp14="http://schemas.microsoft.com/office/word/2010/wordml" w:rsidP="15F2F8D1" w14:paraId="12471F47" wp14:textId="2CA8E5BD">
      <w:pPr>
        <w:ind w:left="720"/>
        <w:jc w:val="both"/>
        <w:rPr>
          <w:rFonts w:ascii="Times New Roman" w:hAnsi="Times New Roman" w:eastAsia="Times New Roman" w:cs="Times New Roman"/>
          <w:lang w:val="en-US"/>
        </w:rPr>
      </w:pPr>
    </w:p>
    <w:p w:rsidR="15F2F8D1" w:rsidP="46E0CAF1" w:rsidRDefault="15F2F8D1" w14:paraId="38F77ADF" w14:textId="6D0243C9">
      <w:pPr>
        <w:pStyle w:val="1"/>
        <w:ind w:left="720" w:firstLine="0"/>
        <w:jc w:val="center"/>
        <w:rPr>
          <w:lang w:val="en-US"/>
        </w:rPr>
      </w:pPr>
      <w:r w:rsidR="30CD0A8D">
        <w:drawing>
          <wp:inline wp14:editId="1E196E18" wp14:anchorId="14A6B544">
            <wp:extent cx="2638793" cy="1390844"/>
            <wp:effectExtent l="0" t="0" r="0" b="0"/>
            <wp:docPr id="431253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253729" name=""/>
                    <pic:cNvPicPr/>
                  </pic:nvPicPr>
                  <pic:blipFill>
                    <a:blip xmlns:r="http://schemas.openxmlformats.org/officeDocument/2006/relationships" r:embed="rId2023655317">
                      <a:extLst>
                        <a:ext xmlns:a="http://schemas.openxmlformats.org/drawingml/2006/main" uri="{28A0092B-C50C-407E-A947-70E740481C1C}">
                          <a14:useLocalDpi xmlns:a14="http://schemas.microsoft.com/office/drawing/2010/main" val="0"/>
                        </a:ext>
                      </a:extLst>
                    </a:blip>
                    <a:stretch>
                      <a:fillRect/>
                    </a:stretch>
                  </pic:blipFill>
                  <pic:spPr>
                    <a:xfrm>
                      <a:off x="0" y="0"/>
                      <a:ext cx="2638793" cy="1390844"/>
                    </a:xfrm>
                    <a:prstGeom prst="rect">
                      <a:avLst/>
                    </a:prstGeom>
                  </pic:spPr>
                </pic:pic>
              </a:graphicData>
            </a:graphic>
          </wp:inline>
        </w:drawing>
      </w:r>
      <w:r w:rsidRPr="1B3E2AE1" w:rsidR="0BEC9F47">
        <w:rPr>
          <w:i w:val="1"/>
          <w:iCs w:val="1"/>
          <w:lang w:val="en-US"/>
        </w:rPr>
        <w:t xml:space="preserve">Figure </w:t>
      </w:r>
      <w:r w:rsidRPr="1B3E2AE1" w:rsidR="7091F724">
        <w:rPr>
          <w:i w:val="1"/>
          <w:iCs w:val="1"/>
          <w:lang w:val="en-US"/>
        </w:rPr>
        <w:t>15</w:t>
      </w:r>
      <w:r w:rsidRPr="1B3E2AE1" w:rsidR="0BEC9F47">
        <w:rPr>
          <w:i w:val="1"/>
          <w:iCs w:val="1"/>
          <w:lang w:val="en-US"/>
        </w:rPr>
        <w:t xml:space="preserve">. </w:t>
      </w:r>
      <w:r w:rsidRPr="1B3E2AE1" w:rsidR="75E7EF7A">
        <w:rPr>
          <w:i w:val="1"/>
          <w:iCs w:val="1"/>
          <w:lang w:val="en-US"/>
        </w:rPr>
        <w:t>Splitting dataset into X and y, applying StandardScaler</w:t>
      </w:r>
    </w:p>
    <w:p w:rsidR="15F2F8D1" w:rsidP="1B3E2AE1" w:rsidRDefault="15F2F8D1" w14:paraId="3F3891AA" w14:textId="33DC4740">
      <w:pPr>
        <w:spacing w:before="240" w:beforeAutospacing="off" w:after="240" w:afterAutospacing="off"/>
        <w:ind w:left="720" w:firstLine="720"/>
        <w:jc w:val="both"/>
      </w:pPr>
      <w:r w:rsidRPr="1B3E2AE1" w:rsidR="2BB3918D">
        <w:rPr>
          <w:rFonts w:ascii="Times New Roman" w:hAnsi="Times New Roman" w:eastAsia="Times New Roman" w:cs="Times New Roman"/>
          <w:noProof w:val="0"/>
          <w:sz w:val="20"/>
          <w:szCs w:val="20"/>
          <w:lang w:val="en-US"/>
        </w:rPr>
        <w:t xml:space="preserve">To achieve strong evaluation, 5-fold cross-validation was used. This process will split the dataset into five, also training on four folds and testing on one then averaging the performance. Cross-validation minimizes the chance of overfitting to any one train-test split and will </w:t>
      </w:r>
      <w:r w:rsidRPr="1B3E2AE1" w:rsidR="2BB3918D">
        <w:rPr>
          <w:rFonts w:ascii="Times New Roman" w:hAnsi="Times New Roman" w:eastAsia="Times New Roman" w:cs="Times New Roman"/>
          <w:noProof w:val="0"/>
          <w:sz w:val="20"/>
          <w:szCs w:val="20"/>
          <w:lang w:val="en-US"/>
        </w:rPr>
        <w:t>give</w:t>
      </w:r>
      <w:r w:rsidRPr="1B3E2AE1" w:rsidR="2BB3918D">
        <w:rPr>
          <w:rFonts w:ascii="Times New Roman" w:hAnsi="Times New Roman" w:eastAsia="Times New Roman" w:cs="Times New Roman"/>
          <w:noProof w:val="0"/>
          <w:sz w:val="20"/>
          <w:szCs w:val="20"/>
          <w:lang w:val="en-US"/>
        </w:rPr>
        <w:t xml:space="preserve"> a more </w:t>
      </w:r>
      <w:r w:rsidRPr="1B3E2AE1" w:rsidR="2BB3918D">
        <w:rPr>
          <w:rFonts w:ascii="Times New Roman" w:hAnsi="Times New Roman" w:eastAsia="Times New Roman" w:cs="Times New Roman"/>
          <w:noProof w:val="0"/>
          <w:sz w:val="20"/>
          <w:szCs w:val="20"/>
          <w:lang w:val="en-US"/>
        </w:rPr>
        <w:t>accurate</w:t>
      </w:r>
      <w:r w:rsidRPr="1B3E2AE1" w:rsidR="2BB3918D">
        <w:rPr>
          <w:rFonts w:ascii="Times New Roman" w:hAnsi="Times New Roman" w:eastAsia="Times New Roman" w:cs="Times New Roman"/>
          <w:noProof w:val="0"/>
          <w:sz w:val="20"/>
          <w:szCs w:val="20"/>
          <w:lang w:val="en-US"/>
        </w:rPr>
        <w:t xml:space="preserve"> estimate of the overall generalization performance of the model.</w:t>
      </w:r>
    </w:p>
    <w:p w:rsidR="15F2F8D1" w:rsidP="1B3E2AE1" w:rsidRDefault="15F2F8D1" w14:paraId="6B7D4768" w14:textId="51F50DED">
      <w:pPr>
        <w:spacing w:before="240" w:beforeAutospacing="off" w:after="240" w:afterAutospacing="off"/>
        <w:ind w:left="720" w:firstLine="720"/>
        <w:jc w:val="both"/>
      </w:pPr>
      <w:r w:rsidRPr="1B3E2AE1" w:rsidR="2BB3918D">
        <w:rPr>
          <w:rFonts w:ascii="Times New Roman" w:hAnsi="Times New Roman" w:eastAsia="Times New Roman" w:cs="Times New Roman"/>
          <w:noProof w:val="0"/>
          <w:sz w:val="20"/>
          <w:szCs w:val="20"/>
          <w:lang w:val="en-US"/>
        </w:rPr>
        <w:t>The hyperparameters that were used to train the Decision Tree model include:</w:t>
      </w:r>
    </w:p>
    <w:p w:rsidR="15F2F8D1" w:rsidP="46E0CAF1" w:rsidRDefault="15F2F8D1" w14:paraId="62A93B33" w14:textId="1D6E58E2">
      <w:pPr>
        <w:pStyle w:val="18"/>
        <w:numPr>
          <w:ilvl w:val="0"/>
          <w:numId w:val="18"/>
        </w:numPr>
        <w:spacing w:before="0" w:beforeAutospacing="off" w:after="0" w:afterAutospacing="off"/>
        <w:ind/>
        <w:jc w:val="both"/>
        <w:rPr>
          <w:rFonts w:ascii="Times New Roman" w:hAnsi="Times New Roman" w:eastAsia="Times New Roman" w:cs="Times New Roman"/>
          <w:noProof w:val="0"/>
          <w:sz w:val="20"/>
          <w:szCs w:val="20"/>
          <w:lang w:val="en-US"/>
        </w:rPr>
      </w:pPr>
      <w:r w:rsidRPr="46E0CAF1" w:rsidR="749B13DA">
        <w:rPr>
          <w:rFonts w:ascii="Times New Roman" w:hAnsi="Times New Roman" w:eastAsia="Times New Roman" w:cs="Times New Roman"/>
          <w:noProof w:val="0"/>
          <w:sz w:val="20"/>
          <w:szCs w:val="20"/>
          <w:lang w:val="en-US"/>
        </w:rPr>
        <w:t>criterion= gini: The impurity of each node is used to determine the way to divide features between nodes.</w:t>
      </w:r>
    </w:p>
    <w:p w:rsidR="15F2F8D1" w:rsidP="46E0CAF1" w:rsidRDefault="15F2F8D1" w14:paraId="4AA0ED12" w14:textId="645B6D2F">
      <w:pPr>
        <w:pStyle w:val="18"/>
        <w:numPr>
          <w:ilvl w:val="0"/>
          <w:numId w:val="18"/>
        </w:numPr>
        <w:spacing w:before="0" w:beforeAutospacing="off" w:after="0" w:afterAutospacing="off"/>
        <w:ind/>
        <w:jc w:val="both"/>
        <w:rPr>
          <w:rFonts w:ascii="Times New Roman" w:hAnsi="Times New Roman" w:eastAsia="Times New Roman" w:cs="Times New Roman"/>
          <w:noProof w:val="0"/>
          <w:sz w:val="20"/>
          <w:szCs w:val="20"/>
          <w:lang w:val="en-US"/>
        </w:rPr>
      </w:pPr>
      <w:r w:rsidRPr="46E0CAF1" w:rsidR="749B13DA">
        <w:rPr>
          <w:rFonts w:ascii="Times New Roman" w:hAnsi="Times New Roman" w:eastAsia="Times New Roman" w:cs="Times New Roman"/>
          <w:noProof w:val="0"/>
          <w:sz w:val="20"/>
          <w:szCs w:val="20"/>
          <w:lang w:val="en-US"/>
        </w:rPr>
        <w:t>max depth=None: The tree is expanded until all the leaves are pure or no further division can be made.</w:t>
      </w:r>
    </w:p>
    <w:p w:rsidR="15F2F8D1" w:rsidP="46E0CAF1" w:rsidRDefault="15F2F8D1" w14:paraId="5E64DD88" w14:textId="53BB549D">
      <w:pPr>
        <w:pStyle w:val="18"/>
        <w:numPr>
          <w:ilvl w:val="0"/>
          <w:numId w:val="18"/>
        </w:numPr>
        <w:spacing w:before="0" w:beforeAutospacing="off" w:after="0" w:afterAutospacing="off"/>
        <w:ind/>
        <w:jc w:val="both"/>
        <w:rPr>
          <w:rFonts w:ascii="Times New Roman" w:hAnsi="Times New Roman" w:eastAsia="Times New Roman" w:cs="Times New Roman"/>
          <w:noProof w:val="0"/>
          <w:sz w:val="20"/>
          <w:szCs w:val="20"/>
          <w:lang w:val="en-US"/>
        </w:rPr>
      </w:pPr>
      <w:r w:rsidRPr="46E0CAF1" w:rsidR="749B13DA">
        <w:rPr>
          <w:rFonts w:ascii="Times New Roman" w:hAnsi="Times New Roman" w:eastAsia="Times New Roman" w:cs="Times New Roman"/>
          <w:noProof w:val="0"/>
          <w:sz w:val="20"/>
          <w:szCs w:val="20"/>
          <w:lang w:val="en-US"/>
        </w:rPr>
        <w:t>min_samples_split=2: It follows that a node that has no more than two samples will not be split.</w:t>
      </w:r>
    </w:p>
    <w:p w:rsidR="15F2F8D1" w:rsidP="46E0CAF1" w:rsidRDefault="15F2F8D1" w14:paraId="39EE08BE" w14:textId="4CE5D8AA">
      <w:pPr>
        <w:pStyle w:val="18"/>
        <w:numPr>
          <w:ilvl w:val="0"/>
          <w:numId w:val="18"/>
        </w:numPr>
        <w:spacing w:before="0" w:beforeAutospacing="off" w:after="0" w:afterAutospacing="off"/>
        <w:ind/>
        <w:jc w:val="both"/>
        <w:rPr>
          <w:rFonts w:ascii="Times New Roman" w:hAnsi="Times New Roman" w:eastAsia="Times New Roman" w:cs="Times New Roman"/>
          <w:noProof w:val="0"/>
          <w:sz w:val="20"/>
          <w:szCs w:val="20"/>
          <w:lang w:val="en-US"/>
        </w:rPr>
      </w:pPr>
      <w:r w:rsidRPr="46E0CAF1" w:rsidR="749B13DA">
        <w:rPr>
          <w:rFonts w:ascii="Times New Roman" w:hAnsi="Times New Roman" w:eastAsia="Times New Roman" w:cs="Times New Roman"/>
          <w:noProof w:val="0"/>
          <w:sz w:val="20"/>
          <w:szCs w:val="20"/>
          <w:lang w:val="en-US"/>
        </w:rPr>
        <w:t>random state=42: reproducibility of randomness.</w:t>
      </w:r>
    </w:p>
    <w:p w:rsidR="15F2F8D1" w:rsidP="46E0CAF1" w:rsidRDefault="15F2F8D1" w14:paraId="2EC1D68E" w14:textId="32B13D51">
      <w:pPr>
        <w:pStyle w:val="1"/>
        <w:ind w:left="0"/>
        <w:jc w:val="both"/>
      </w:pPr>
    </w:p>
    <w:p w:rsidR="749B13DA" w:rsidP="1B3E2AE1" w:rsidRDefault="749B13DA" w14:paraId="4C15AA6D" w14:textId="608B918E">
      <w:pPr>
        <w:pStyle w:val="1"/>
        <w:ind w:left="0"/>
        <w:jc w:val="center"/>
        <w:rPr>
          <w:i w:val="1"/>
          <w:iCs w:val="1"/>
          <w:lang w:val="en-US"/>
        </w:rPr>
      </w:pPr>
      <w:r w:rsidR="2BB3918D">
        <w:drawing>
          <wp:inline wp14:editId="2D20B960" wp14:anchorId="740E5248">
            <wp:extent cx="3062730" cy="704525"/>
            <wp:effectExtent l="0" t="0" r="0" b="0"/>
            <wp:docPr id="58101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01219" name=""/>
                    <pic:cNvPicPr/>
                  </pic:nvPicPr>
                  <pic:blipFill>
                    <a:blip xmlns:r="http://schemas.openxmlformats.org/officeDocument/2006/relationships" r:embed="rId721808337">
                      <a:extLst>
                        <a:ext uri="{28A0092B-C50C-407E-A947-70E740481C1C}">
                          <a14:useLocalDpi xmlns:a14="http://schemas.microsoft.com/office/drawing/2010/main"/>
                        </a:ext>
                      </a:extLst>
                    </a:blip>
                    <a:stretch>
                      <a:fillRect/>
                    </a:stretch>
                  </pic:blipFill>
                  <pic:spPr>
                    <a:xfrm rot="0">
                      <a:off x="0" y="0"/>
                      <a:ext cx="3062730" cy="704525"/>
                    </a:xfrm>
                    <a:prstGeom prst="rect">
                      <a:avLst/>
                    </a:prstGeom>
                  </pic:spPr>
                </pic:pic>
              </a:graphicData>
            </a:graphic>
          </wp:inline>
        </w:drawing>
      </w:r>
      <w:r w:rsidRPr="1B3E2AE1" w:rsidR="2BB3918D">
        <w:rPr>
          <w:i w:val="1"/>
          <w:iCs w:val="1"/>
          <w:lang w:val="en-US"/>
        </w:rPr>
        <w:t xml:space="preserve">Figure </w:t>
      </w:r>
      <w:r w:rsidRPr="1B3E2AE1" w:rsidR="080DE206">
        <w:rPr>
          <w:i w:val="1"/>
          <w:iCs w:val="1"/>
          <w:lang w:val="en-US"/>
        </w:rPr>
        <w:t>16</w:t>
      </w:r>
      <w:r w:rsidRPr="1B3E2AE1" w:rsidR="2BB3918D">
        <w:rPr>
          <w:i w:val="1"/>
          <w:iCs w:val="1"/>
          <w:lang w:val="en-US"/>
        </w:rPr>
        <w:t>. Defining the Decision Tree classifier with hyperparameters</w:t>
      </w:r>
    </w:p>
    <w:p w:rsidR="46E0CAF1" w:rsidP="46E0CAF1" w:rsidRDefault="46E0CAF1" w14:paraId="5583217B" w14:textId="1647EBBB">
      <w:pPr>
        <w:pStyle w:val="1"/>
        <w:ind w:left="0"/>
        <w:jc w:val="center"/>
        <w:rPr>
          <w:i w:val="1"/>
          <w:iCs w:val="1"/>
          <w:lang w:val="en-US"/>
        </w:rPr>
      </w:pPr>
    </w:p>
    <w:p w:rsidR="64C800A7" w:rsidP="1B3E2AE1" w:rsidRDefault="64C800A7" w14:paraId="59341995" w14:textId="6737BE81">
      <w:pPr>
        <w:pStyle w:val="1"/>
        <w:ind w:left="720" w:firstLine="0"/>
        <w:jc w:val="both"/>
        <w:rPr>
          <w:i w:val="0"/>
          <w:iCs w:val="0"/>
          <w:lang w:val="en-US"/>
        </w:rPr>
      </w:pPr>
      <w:r w:rsidRPr="1B3E2AE1" w:rsidR="4B94EF6D">
        <w:rPr>
          <w:i w:val="0"/>
          <w:iCs w:val="0"/>
          <w:lang w:val="en-US"/>
        </w:rPr>
        <w:t xml:space="preserve">Model predictions were developed after training and evaluated in comparison to the ground truth. The metrics of evaluation were the ROC curve and Precision-Recall curve (Figure X), which </w:t>
      </w:r>
      <w:r w:rsidRPr="1B3E2AE1" w:rsidR="4B94EF6D">
        <w:rPr>
          <w:i w:val="0"/>
          <w:iCs w:val="0"/>
          <w:lang w:val="en-US"/>
        </w:rPr>
        <w:t>demonstrated</w:t>
      </w:r>
      <w:r w:rsidRPr="1B3E2AE1" w:rsidR="4B94EF6D">
        <w:rPr>
          <w:i w:val="0"/>
          <w:iCs w:val="0"/>
          <w:lang w:val="en-US"/>
        </w:rPr>
        <w:t xml:space="preserve"> that the Decision Tree had an AUC of 0.94 and an Average Precision (AP) of 0.94, which can be viewed as a great result in terms of distinguishing between stroke and </w:t>
      </w:r>
      <w:r w:rsidRPr="1B3E2AE1" w:rsidR="4B94EF6D">
        <w:rPr>
          <w:i w:val="0"/>
          <w:iCs w:val="0"/>
          <w:lang w:val="en-US"/>
        </w:rPr>
        <w:t>non-stroke</w:t>
      </w:r>
      <w:r w:rsidRPr="1B3E2AE1" w:rsidR="4B94EF6D">
        <w:rPr>
          <w:i w:val="0"/>
          <w:iCs w:val="0"/>
          <w:lang w:val="en-US"/>
        </w:rPr>
        <w:t xml:space="preserve"> cases.</w:t>
      </w:r>
    </w:p>
    <w:p w:rsidR="1B3E2AE1" w:rsidP="1B3E2AE1" w:rsidRDefault="1B3E2AE1" w14:paraId="767C2F00" w14:textId="3EBFCE60">
      <w:pPr>
        <w:pStyle w:val="1"/>
        <w:ind w:left="720" w:firstLine="0"/>
        <w:jc w:val="both"/>
        <w:rPr>
          <w:i w:val="0"/>
          <w:iCs w:val="0"/>
          <w:lang w:val="en-US"/>
        </w:rPr>
      </w:pPr>
    </w:p>
    <w:p w:rsidR="64C800A7" w:rsidP="1B3E2AE1" w:rsidRDefault="64C800A7" w14:paraId="35AF0E18" w14:textId="6BC1FA53">
      <w:pPr>
        <w:pStyle w:val="1"/>
        <w:ind w:left="0"/>
        <w:jc w:val="center"/>
        <w:rPr>
          <w:i w:val="1"/>
          <w:iCs w:val="1"/>
          <w:lang w:val="en-US"/>
        </w:rPr>
      </w:pPr>
      <w:r w:rsidR="4B94EF6D">
        <w:drawing>
          <wp:inline wp14:editId="09515DF0" wp14:anchorId="2FF72A34">
            <wp:extent cx="2981325" cy="1590675"/>
            <wp:effectExtent l="0" t="0" r="0" b="0"/>
            <wp:docPr id="1270694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694086" name=""/>
                    <pic:cNvPicPr/>
                  </pic:nvPicPr>
                  <pic:blipFill>
                    <a:blip xmlns:r="http://schemas.openxmlformats.org/officeDocument/2006/relationships" r:embed="rId1267390473">
                      <a:extLst>
                        <a:ext xmlns:a="http://schemas.openxmlformats.org/drawingml/2006/main" uri="{28A0092B-C50C-407E-A947-70E740481C1C}">
                          <a14:useLocalDpi xmlns:a14="http://schemas.microsoft.com/office/drawing/2010/main" val="0"/>
                        </a:ext>
                      </a:extLst>
                    </a:blip>
                    <a:stretch>
                      <a:fillRect/>
                    </a:stretch>
                  </pic:blipFill>
                  <pic:spPr>
                    <a:xfrm>
                      <a:off x="0" y="0"/>
                      <a:ext cx="2981325" cy="1590675"/>
                    </a:xfrm>
                    <a:prstGeom prst="rect">
                      <a:avLst/>
                    </a:prstGeom>
                  </pic:spPr>
                </pic:pic>
              </a:graphicData>
            </a:graphic>
          </wp:inline>
        </w:drawing>
      </w:r>
      <w:r>
        <w:br/>
      </w:r>
      <w:r w:rsidR="27A41CD8">
        <w:drawing>
          <wp:inline wp14:editId="564550F8" wp14:anchorId="173DE576">
            <wp:extent cx="2981325" cy="2400300"/>
            <wp:effectExtent l="9525" t="9525" r="9525" b="9525"/>
            <wp:docPr id="1335760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760377" name=""/>
                    <pic:cNvPicPr/>
                  </pic:nvPicPr>
                  <pic:blipFill>
                    <a:blip xmlns:r="http://schemas.openxmlformats.org/officeDocument/2006/relationships" r:embed="rId1026881100">
                      <a:extLst>
                        <a:ext uri="{28A0092B-C50C-407E-A947-70E740481C1C}">
                          <a14:useLocalDpi xmlns:a14="http://schemas.microsoft.com/office/drawing/2010/main"/>
                        </a:ext>
                      </a:extLst>
                    </a:blip>
                    <a:stretch>
                      <a:fillRect/>
                    </a:stretch>
                  </pic:blipFill>
                  <pic:spPr>
                    <a:xfrm>
                      <a:off x="0" y="0"/>
                      <a:ext cx="2981325" cy="2400300"/>
                    </a:xfrm>
                    <a:prstGeom prst="rect">
                      <a:avLst/>
                    </a:prstGeom>
                    <a:ln w="9525">
                      <a:solidFill>
                        <a:schemeClr val="tx1"/>
                      </a:solidFill>
                      <a:prstDash val="solid"/>
                    </a:ln>
                  </pic:spPr>
                </pic:pic>
              </a:graphicData>
            </a:graphic>
          </wp:inline>
        </w:drawing>
      </w:r>
      <w:r w:rsidRPr="1B3E2AE1" w:rsidR="28FAB416">
        <w:rPr>
          <w:i w:val="1"/>
          <w:iCs w:val="1"/>
          <w:lang w:val="en-US"/>
        </w:rPr>
        <w:t xml:space="preserve">Figure </w:t>
      </w:r>
      <w:r w:rsidRPr="1B3E2AE1" w:rsidR="47DE1080">
        <w:rPr>
          <w:i w:val="1"/>
          <w:iCs w:val="1"/>
          <w:lang w:val="en-US"/>
        </w:rPr>
        <w:t>17</w:t>
      </w:r>
      <w:r w:rsidRPr="1B3E2AE1" w:rsidR="28FAB416">
        <w:rPr>
          <w:i w:val="1"/>
          <w:iCs w:val="1"/>
          <w:lang w:val="en-US"/>
        </w:rPr>
        <w:t>. Classification Report &amp; Confusion matrix and Heatmap Visualization</w:t>
      </w:r>
    </w:p>
    <w:p w:rsidR="46E0CAF1" w:rsidP="46E0CAF1" w:rsidRDefault="46E0CAF1" w14:paraId="39C85F17" w14:textId="219F1E6A">
      <w:pPr>
        <w:pStyle w:val="1"/>
        <w:ind w:left="0"/>
        <w:jc w:val="center"/>
        <w:rPr>
          <w:i w:val="1"/>
          <w:iCs w:val="1"/>
          <w:lang w:val="en-US"/>
        </w:rPr>
      </w:pPr>
    </w:p>
    <w:p w:rsidR="3AA57420" w:rsidP="1B3E2AE1" w:rsidRDefault="3AA57420" w14:paraId="657BC256" w14:textId="235BB791">
      <w:pPr>
        <w:pStyle w:val="1"/>
        <w:ind w:left="720" w:firstLine="720"/>
        <w:jc w:val="both"/>
        <w:rPr>
          <w:i w:val="0"/>
          <w:iCs w:val="0"/>
          <w:lang w:val="en-US"/>
        </w:rPr>
      </w:pPr>
      <w:r w:rsidRPr="1B3E2AE1" w:rsidR="59BAD699">
        <w:rPr>
          <w:i w:val="0"/>
          <w:iCs w:val="0"/>
          <w:lang w:val="en-US"/>
        </w:rPr>
        <w:t>Figure X provides a summary of performance in terms of precision, recall, and F1-score in the classification report. The Decision Tree had a total accuracy of 85, and F1-scores of 0.86 and 0.85 respectively, on non-stroke and stroke.</w:t>
      </w:r>
    </w:p>
    <w:p w:rsidR="1B3E2AE1" w:rsidP="1B3E2AE1" w:rsidRDefault="1B3E2AE1" w14:paraId="32CDC5F7" w14:textId="0D12F68F">
      <w:pPr>
        <w:pStyle w:val="1"/>
        <w:ind w:left="0" w:firstLine="0"/>
        <w:jc w:val="both"/>
        <w:rPr>
          <w:i w:val="0"/>
          <w:iCs w:val="0"/>
          <w:lang w:val="en-US"/>
        </w:rPr>
      </w:pPr>
    </w:p>
    <w:p w:rsidR="46E0CAF1" w:rsidP="1B3E2AE1" w:rsidRDefault="46E0CAF1" w14:paraId="2A49250F" w14:textId="2DB0494D">
      <w:pPr>
        <w:pStyle w:val="1"/>
        <w:ind w:left="0" w:firstLine="720"/>
        <w:jc w:val="both"/>
        <w:rPr>
          <w:i w:val="0"/>
          <w:iCs w:val="0"/>
          <w:lang w:val="en-US"/>
        </w:rPr>
      </w:pPr>
      <w:r w:rsidR="46E0CAF1">
        <w:drawing>
          <wp:anchor distT="0" distB="0" distL="114300" distR="114300" simplePos="0" relativeHeight="251658240" behindDoc="0" locked="0" layoutInCell="1" allowOverlap="1" wp14:anchorId="1FEC49DD" wp14:editId="55D7DE4F">
            <wp:simplePos x="0" y="0"/>
            <wp:positionH relativeFrom="column">
              <wp:align>left</wp:align>
            </wp:positionH>
            <wp:positionV relativeFrom="paragraph">
              <wp:posOffset>0</wp:posOffset>
            </wp:positionV>
            <wp:extent cx="3274570" cy="1276350"/>
            <wp:effectExtent l="9525" t="9525" r="9525" b="9525"/>
            <wp:wrapSquare wrapText="bothSides"/>
            <wp:docPr id="808786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786129" name=""/>
                    <pic:cNvPicPr/>
                  </pic:nvPicPr>
                  <pic:blipFill>
                    <a:blip xmlns:r="http://schemas.openxmlformats.org/officeDocument/2006/relationships" r:embed="rId126791188">
                      <a:extLst>
                        <a:ext uri="{28A0092B-C50C-407E-A947-70E740481C1C}">
                          <a14:useLocalDpi xmlns:a14="http://schemas.microsoft.com/office/drawing/2010/main"/>
                        </a:ext>
                      </a:extLst>
                    </a:blip>
                    <a:stretch>
                      <a:fillRect/>
                    </a:stretch>
                  </pic:blipFill>
                  <pic:spPr>
                    <a:xfrm rot="0">
                      <a:off x="0" y="0"/>
                      <a:ext cx="3274570" cy="1276350"/>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p>
    <w:p w:rsidR="46E0CAF1" w:rsidP="1434186A" w:rsidRDefault="46E0CAF1" w14:paraId="47AD8A78" w14:textId="6FB785A9">
      <w:pPr>
        <w:pStyle w:val="1"/>
        <w:ind w:left="0" w:firstLine="0"/>
        <w:jc w:val="center"/>
      </w:pPr>
      <w:r w:rsidRPr="1B3E2AE1" w:rsidR="5F914D2E">
        <w:rPr>
          <w:i w:val="1"/>
          <w:iCs w:val="1"/>
        </w:rPr>
        <w:t xml:space="preserve">Figure </w:t>
      </w:r>
      <w:r w:rsidRPr="1B3E2AE1" w:rsidR="6B6D2837">
        <w:rPr>
          <w:i w:val="1"/>
          <w:iCs w:val="1"/>
        </w:rPr>
        <w:t>18</w:t>
      </w:r>
      <w:r w:rsidRPr="1B3E2AE1" w:rsidR="5F914D2E">
        <w:rPr>
          <w:i w:val="1"/>
          <w:iCs w:val="1"/>
        </w:rPr>
        <w:t xml:space="preserve">. ROC curve and </w:t>
      </w:r>
      <w:r w:rsidRPr="1B3E2AE1" w:rsidR="5F914D2E">
        <w:rPr>
          <w:i w:val="1"/>
          <w:iCs w:val="1"/>
        </w:rPr>
        <w:t>Precision-Recall curve</w:t>
      </w:r>
    </w:p>
    <w:p w:rsidR="1434186A" w:rsidP="1434186A" w:rsidRDefault="1434186A" w14:paraId="0CDD8A7E" w14:textId="1598A47C">
      <w:pPr>
        <w:pStyle w:val="1"/>
        <w:ind w:left="0" w:firstLine="720"/>
        <w:jc w:val="both"/>
        <w:rPr>
          <w:i w:val="0"/>
          <w:iCs w:val="0"/>
          <w:lang w:val="en-US"/>
        </w:rPr>
      </w:pPr>
    </w:p>
    <w:p w:rsidR="1B2F6428" w:rsidP="1B3E2AE1" w:rsidRDefault="1B2F6428" w14:paraId="6DFFAB34" w14:textId="71308729">
      <w:pPr>
        <w:pStyle w:val="1"/>
        <w:ind w:left="720" w:firstLine="720"/>
        <w:jc w:val="both"/>
        <w:rPr>
          <w:i w:val="0"/>
          <w:iCs w:val="0"/>
          <w:lang w:val="en-US"/>
        </w:rPr>
      </w:pPr>
      <w:r w:rsidRPr="1B3E2AE1" w:rsidR="31363766">
        <w:rPr>
          <w:i w:val="0"/>
          <w:iCs w:val="0"/>
          <w:lang w:val="en-US"/>
        </w:rPr>
        <w:t xml:space="preserve">The classification performance of the two classes is shown through the confusion matrix (Figure X). The model appropriately </w:t>
      </w:r>
      <w:r w:rsidRPr="1B3E2AE1" w:rsidR="31363766">
        <w:rPr>
          <w:i w:val="0"/>
          <w:iCs w:val="0"/>
          <w:lang w:val="en-US"/>
        </w:rPr>
        <w:t>identified</w:t>
      </w:r>
      <w:r w:rsidRPr="1B3E2AE1" w:rsidR="31363766">
        <w:rPr>
          <w:i w:val="0"/>
          <w:iCs w:val="0"/>
          <w:lang w:val="en-US"/>
        </w:rPr>
        <w:t xml:space="preserve"> 4,408 non stroke and 4,125 stroke and missed 624 non stroke and 843 stroke cases. These findings show that Decision Tree is effective in predicting patterns in patient health records, with high predictive accuracy and provides interpretable decision rule patterns used to predict stroke risk.</w:t>
      </w:r>
    </w:p>
    <w:p w:rsidR="1434186A" w:rsidP="1434186A" w:rsidRDefault="1434186A" w14:paraId="42C820DD" w14:textId="404EF032">
      <w:pPr>
        <w:pStyle w:val="1"/>
        <w:ind w:left="0" w:firstLine="720"/>
        <w:jc w:val="both"/>
        <w:rPr>
          <w:i w:val="0"/>
          <w:iCs w:val="0"/>
        </w:rPr>
      </w:pPr>
    </w:p>
    <w:p w:rsidR="1434186A" w:rsidP="1434186A" w:rsidRDefault="1434186A" w14:paraId="7FEC1D6A" w14:textId="03991A04">
      <w:pPr>
        <w:pStyle w:val="1"/>
        <w:ind w:left="0" w:firstLine="720"/>
        <w:jc w:val="both"/>
        <w:rPr>
          <w:i w:val="0"/>
          <w:iCs w:val="0"/>
        </w:rPr>
      </w:pPr>
    </w:p>
    <w:p xmlns:wp14="http://schemas.microsoft.com/office/word/2010/wordml" w:rsidP="341C68FE" w14:paraId="4B89DE5F" wp14:textId="79CB4E16">
      <w:pPr>
        <w:pStyle w:val="18"/>
        <w:numPr>
          <w:ilvl w:val="0"/>
          <w:numId w:val="11"/>
        </w:numPr>
        <w:jc w:val="both"/>
        <w:rPr>
          <w:b w:val="1"/>
          <w:bCs w:val="1"/>
          <w:lang w:val="en-US"/>
        </w:rPr>
      </w:pPr>
      <w:r w:rsidRPr="1B3E2AE1" w:rsidR="2ABB82F9">
        <w:rPr>
          <w:b w:val="1"/>
          <w:bCs w:val="1"/>
          <w:lang w:val="en-US"/>
        </w:rPr>
        <w:t>Support Vector Machine (SVM)</w:t>
      </w:r>
    </w:p>
    <w:p w:rsidR="341C68FE" w:rsidP="341C68FE" w:rsidRDefault="341C68FE" w14:paraId="046E201A" w14:textId="587CDA32">
      <w:pPr>
        <w:pStyle w:val="18"/>
        <w:ind w:left="1080"/>
        <w:jc w:val="both"/>
        <w:rPr>
          <w:lang w:val="en-US"/>
        </w:rPr>
      </w:pPr>
    </w:p>
    <w:p w:rsidR="11CA2DD0" w:rsidP="341C68FE" w:rsidRDefault="11CA2DD0" w14:paraId="5E9B20E8" w14:textId="6E9DAAC1">
      <w:pPr>
        <w:ind w:left="720" w:firstLine="360"/>
        <w:jc w:val="both"/>
        <w:rPr>
          <w:rFonts w:ascii="Times New Roman" w:hAnsi="Times New Roman" w:eastAsia="Times New Roman" w:cs="Times New Roman"/>
          <w:lang w:val="en-US"/>
        </w:rPr>
      </w:pPr>
      <w:r w:rsidRPr="341C68FE" w:rsidR="11CA2DD0">
        <w:rPr>
          <w:rFonts w:ascii="Times New Roman" w:hAnsi="Times New Roman" w:eastAsia="Times New Roman" w:cs="Times New Roman"/>
          <w:lang w:val="en-US"/>
        </w:rPr>
        <w:t xml:space="preserve">Support Vector Machine is a classification algorithm that works by finding a boundary (called a hyperplane) that best separates data points belonging to different classes. In cases where the data is not linearly separable, SVM uses a kernel function, such as the Radial Basis Function (RBF), to project the data into a higher-dimensional space where a clear separation can be achieved. For stroke prediction, this is helpful because patient features such as age, BMI, and glucose level do not always separate neatly, and a more flexible boundary is </w:t>
      </w:r>
      <w:r w:rsidRPr="341C68FE" w:rsidR="11CA2DD0">
        <w:rPr>
          <w:rFonts w:ascii="Times New Roman" w:hAnsi="Times New Roman" w:eastAsia="Times New Roman" w:cs="Times New Roman"/>
          <w:lang w:val="en-US"/>
        </w:rPr>
        <w:t>required</w:t>
      </w:r>
      <w:r w:rsidRPr="341C68FE" w:rsidR="11CA2DD0">
        <w:rPr>
          <w:rFonts w:ascii="Times New Roman" w:hAnsi="Times New Roman" w:eastAsia="Times New Roman" w:cs="Times New Roman"/>
          <w:lang w:val="en-US"/>
        </w:rPr>
        <w:t>.</w:t>
      </w:r>
    </w:p>
    <w:p w:rsidR="341C68FE" w:rsidP="341C68FE" w:rsidRDefault="341C68FE" w14:paraId="327A1E54" w14:textId="5CDA368A">
      <w:pPr>
        <w:ind w:left="720" w:firstLine="360"/>
        <w:jc w:val="both"/>
        <w:rPr>
          <w:rFonts w:ascii="Times New Roman" w:hAnsi="Times New Roman" w:eastAsia="Times New Roman" w:cs="Times New Roman"/>
          <w:lang w:val="en-US"/>
        </w:rPr>
      </w:pPr>
    </w:p>
    <w:p w:rsidR="11CA2DD0" w:rsidP="341C68FE" w:rsidRDefault="11CA2DD0" w14:paraId="3E8702D1" w14:textId="14CDAEEE">
      <w:pPr>
        <w:pStyle w:val="1"/>
        <w:ind w:left="720" w:firstLine="360"/>
        <w:jc w:val="both"/>
      </w:pPr>
      <w:r w:rsidRPr="341C68FE" w:rsidR="11CA2DD0">
        <w:rPr>
          <w:rFonts w:ascii="Times New Roman" w:hAnsi="Times New Roman" w:eastAsia="Times New Roman" w:cs="Times New Roman"/>
          <w:noProof w:val="0"/>
          <w:sz w:val="20"/>
          <w:szCs w:val="20"/>
          <w:lang w:val="en-US"/>
        </w:rPr>
        <w:t>The dataset was first separated into features (</w:t>
      </w:r>
      <w:r w:rsidRPr="341C68FE" w:rsidR="11CA2DD0">
        <w:rPr>
          <w:rFonts w:ascii="Consolas" w:hAnsi="Consolas" w:eastAsia="Consolas" w:cs="Consolas"/>
          <w:noProof w:val="0"/>
          <w:sz w:val="20"/>
          <w:szCs w:val="20"/>
          <w:lang w:val="en-US"/>
        </w:rPr>
        <w:t>X</w:t>
      </w:r>
      <w:r w:rsidRPr="341C68FE" w:rsidR="11CA2DD0">
        <w:rPr>
          <w:rFonts w:ascii="Times New Roman" w:hAnsi="Times New Roman" w:eastAsia="Times New Roman" w:cs="Times New Roman"/>
          <w:noProof w:val="0"/>
          <w:sz w:val="20"/>
          <w:szCs w:val="20"/>
          <w:lang w:val="en-US"/>
        </w:rPr>
        <w:t>) and the target (</w:t>
      </w:r>
      <w:r w:rsidRPr="341C68FE" w:rsidR="11CA2DD0">
        <w:rPr>
          <w:rFonts w:ascii="Consolas" w:hAnsi="Consolas" w:eastAsia="Consolas" w:cs="Consolas"/>
          <w:noProof w:val="0"/>
          <w:sz w:val="20"/>
          <w:szCs w:val="20"/>
          <w:lang w:val="en-US"/>
        </w:rPr>
        <w:t>y</w:t>
      </w:r>
      <w:r w:rsidRPr="341C68FE" w:rsidR="11CA2DD0">
        <w:rPr>
          <w:rFonts w:ascii="Times New Roman" w:hAnsi="Times New Roman" w:eastAsia="Times New Roman" w:cs="Times New Roman"/>
          <w:noProof w:val="0"/>
          <w:sz w:val="20"/>
          <w:szCs w:val="20"/>
          <w:lang w:val="en-US"/>
        </w:rPr>
        <w:t xml:space="preserve">), where the </w:t>
      </w:r>
      <w:r w:rsidRPr="341C68FE" w:rsidR="11CA2DD0">
        <w:rPr>
          <w:rFonts w:ascii="Consolas" w:hAnsi="Consolas" w:eastAsia="Consolas" w:cs="Consolas"/>
          <w:noProof w:val="0"/>
          <w:sz w:val="20"/>
          <w:szCs w:val="20"/>
          <w:lang w:val="en-US"/>
        </w:rPr>
        <w:t>stroke</w:t>
      </w:r>
      <w:r w:rsidRPr="341C68FE" w:rsidR="11CA2DD0">
        <w:rPr>
          <w:rFonts w:ascii="Times New Roman" w:hAnsi="Times New Roman" w:eastAsia="Times New Roman" w:cs="Times New Roman"/>
          <w:noProof w:val="0"/>
          <w:sz w:val="20"/>
          <w:szCs w:val="20"/>
          <w:lang w:val="en-US"/>
        </w:rPr>
        <w:t xml:space="preserve"> column served as the label. Since SVM is sensitive to the scale of the input data, the features were standardized using </w:t>
      </w:r>
      <w:r w:rsidRPr="341C68FE" w:rsidR="11CA2DD0">
        <w:rPr>
          <w:rFonts w:ascii="Times New Roman" w:hAnsi="Times New Roman" w:eastAsia="Times New Roman" w:cs="Times New Roman"/>
          <w:b w:val="1"/>
          <w:bCs w:val="1"/>
          <w:noProof w:val="0"/>
          <w:sz w:val="20"/>
          <w:szCs w:val="20"/>
          <w:lang w:val="en-US"/>
        </w:rPr>
        <w:t>StandardScaler</w:t>
      </w:r>
      <w:r w:rsidRPr="341C68FE" w:rsidR="11CA2DD0">
        <w:rPr>
          <w:rFonts w:ascii="Times New Roman" w:hAnsi="Times New Roman" w:eastAsia="Times New Roman" w:cs="Times New Roman"/>
          <w:noProof w:val="0"/>
          <w:sz w:val="20"/>
          <w:szCs w:val="20"/>
          <w:lang w:val="en-US"/>
        </w:rPr>
        <w:t>, which ensures all variables contribute equally to the model. This prevents large-valued features (like glucose levels) from dominating smaller-valued ones (like binary features such as hypertension).</w:t>
      </w:r>
    </w:p>
    <w:p w:rsidR="341C68FE" w:rsidP="341C68FE" w:rsidRDefault="341C68FE" w14:paraId="61053869" w14:textId="5A164B88">
      <w:pPr>
        <w:pStyle w:val="1"/>
        <w:ind w:left="720" w:firstLine="0"/>
        <w:jc w:val="both"/>
      </w:pPr>
    </w:p>
    <w:p w:rsidR="11CA2DD0" w:rsidP="341C68FE" w:rsidRDefault="11CA2DD0" w14:paraId="5D6F789E" w14:textId="44DF804D">
      <w:pPr>
        <w:pStyle w:val="1"/>
        <w:ind w:left="720" w:firstLine="0"/>
        <w:jc w:val="center"/>
        <w:rPr>
          <w:lang w:val="en-US"/>
        </w:rPr>
      </w:pPr>
      <w:r w:rsidR="0E1C1D9B">
        <w:drawing>
          <wp:inline wp14:editId="7E042A14" wp14:anchorId="662D0588">
            <wp:extent cx="2712027" cy="1031091"/>
            <wp:effectExtent l="0" t="0" r="0" b="0"/>
            <wp:docPr id="1804019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899272" name=""/>
                    <pic:cNvPicPr/>
                  </pic:nvPicPr>
                  <pic:blipFill>
                    <a:blip xmlns:r="http://schemas.openxmlformats.org/officeDocument/2006/relationships" r:embed="rId174500494">
                      <a:extLst>
                        <a:ext uri="{28A0092B-C50C-407E-A947-70E740481C1C}">
                          <a14:useLocalDpi xmlns:a14="http://schemas.microsoft.com/office/drawing/2010/main"/>
                        </a:ext>
                      </a:extLst>
                    </a:blip>
                    <a:stretch>
                      <a:fillRect/>
                    </a:stretch>
                  </pic:blipFill>
                  <pic:spPr>
                    <a:xfrm rot="0">
                      <a:off x="0" y="0"/>
                      <a:ext cx="2712027" cy="1031091"/>
                    </a:xfrm>
                    <a:prstGeom prst="rect">
                      <a:avLst/>
                    </a:prstGeom>
                  </pic:spPr>
                </pic:pic>
              </a:graphicData>
            </a:graphic>
          </wp:inline>
        </w:drawing>
      </w:r>
      <w:r w:rsidRPr="1B3E2AE1" w:rsidR="0038A3E0">
        <w:rPr>
          <w:i w:val="1"/>
          <w:iCs w:val="1"/>
          <w:lang w:val="en-US"/>
        </w:rPr>
        <w:t xml:space="preserve">Figure </w:t>
      </w:r>
      <w:r w:rsidRPr="1B3E2AE1" w:rsidR="180939B1">
        <w:rPr>
          <w:i w:val="1"/>
          <w:iCs w:val="1"/>
          <w:lang w:val="en-US"/>
        </w:rPr>
        <w:t>19</w:t>
      </w:r>
      <w:r w:rsidRPr="1B3E2AE1" w:rsidR="0038A3E0">
        <w:rPr>
          <w:i w:val="1"/>
          <w:iCs w:val="1"/>
          <w:lang w:val="en-US"/>
        </w:rPr>
        <w:t xml:space="preserve">. Splitting dataset into X and </w:t>
      </w:r>
      <w:r w:rsidRPr="1B3E2AE1" w:rsidR="0038A3E0">
        <w:rPr>
          <w:i w:val="1"/>
          <w:iCs w:val="1"/>
          <w:lang w:val="en-US"/>
        </w:rPr>
        <w:t>y,  applying</w:t>
      </w:r>
      <w:r w:rsidRPr="1B3E2AE1" w:rsidR="0038A3E0">
        <w:rPr>
          <w:i w:val="1"/>
          <w:iCs w:val="1"/>
          <w:lang w:val="en-US"/>
        </w:rPr>
        <w:t xml:space="preserve"> StandardScaler</w:t>
      </w:r>
    </w:p>
    <w:p w:rsidR="341C68FE" w:rsidP="341C68FE" w:rsidRDefault="341C68FE" w14:paraId="4BD193A6" w14:textId="1B299B35">
      <w:pPr>
        <w:pStyle w:val="1"/>
        <w:ind w:left="720" w:firstLine="0"/>
        <w:jc w:val="center"/>
        <w:rPr>
          <w:i w:val="1"/>
          <w:iCs w:val="1"/>
          <w:lang w:val="en-US"/>
        </w:rPr>
      </w:pPr>
    </w:p>
    <w:p w:rsidR="18B33A00" w:rsidP="46E0CAF1" w:rsidRDefault="18B33A00" w14:paraId="347857A1" w14:textId="10907E37">
      <w:pPr>
        <w:pStyle w:val="1"/>
        <w:ind w:left="720" w:firstLine="720"/>
        <w:jc w:val="both"/>
        <w:rPr>
          <w:i w:val="0"/>
          <w:iCs w:val="0"/>
          <w:lang w:val="en-US"/>
        </w:rPr>
      </w:pPr>
      <w:r w:rsidRPr="46E0CAF1" w:rsidR="18B33A00">
        <w:rPr>
          <w:i w:val="0"/>
          <w:iCs w:val="0"/>
          <w:lang w:val="en-US"/>
        </w:rPr>
        <w:t xml:space="preserve">To evaluate the model fairly, </w:t>
      </w:r>
      <w:r w:rsidRPr="46E0CAF1" w:rsidR="18B33A00">
        <w:rPr>
          <w:b w:val="1"/>
          <w:bCs w:val="1"/>
          <w:i w:val="0"/>
          <w:iCs w:val="0"/>
          <w:lang w:val="en-US"/>
        </w:rPr>
        <w:t>5-fold cross-validation</w:t>
      </w:r>
      <w:r w:rsidRPr="46E0CAF1" w:rsidR="18B33A00">
        <w:rPr>
          <w:i w:val="0"/>
          <w:iCs w:val="0"/>
          <w:lang w:val="en-US"/>
        </w:rPr>
        <w:t xml:space="preserve"> was applied. This method splits the dataset into five parts: the model trains on four and tests on one, repeating until every part has been tested. This ensures the results are not dependent on a single train-test split and gives better estimate of model performance.</w:t>
      </w:r>
    </w:p>
    <w:p w:rsidR="18B33A00" w:rsidP="341C68FE" w:rsidRDefault="18B33A00" w14:paraId="00243840" w14:textId="4FDDCCCD">
      <w:pPr>
        <w:pStyle w:val="1"/>
        <w:ind w:left="720" w:firstLine="0"/>
        <w:jc w:val="both"/>
      </w:pPr>
      <w:r w:rsidRPr="341C68FE" w:rsidR="18B33A00">
        <w:rPr>
          <w:i w:val="0"/>
          <w:iCs w:val="0"/>
          <w:lang w:val="en-US"/>
        </w:rPr>
        <w:t xml:space="preserve"> </w:t>
      </w:r>
    </w:p>
    <w:p w:rsidR="18B33A00" w:rsidP="341C68FE" w:rsidRDefault="18B33A00" w14:paraId="1A739DB2" w14:textId="7F1CCF83">
      <w:pPr>
        <w:pStyle w:val="1"/>
        <w:ind w:left="720" w:firstLine="720"/>
        <w:jc w:val="both"/>
      </w:pPr>
      <w:r w:rsidRPr="341C68FE" w:rsidR="18B33A00">
        <w:rPr>
          <w:i w:val="0"/>
          <w:iCs w:val="0"/>
          <w:lang w:val="en-US"/>
        </w:rPr>
        <w:t>The SVM model was then built using the following hyperparameters:</w:t>
      </w:r>
    </w:p>
    <w:p w:rsidR="18B33A00" w:rsidP="341C68FE" w:rsidRDefault="18B33A00" w14:paraId="03A5592D" w14:textId="27C1E8A7">
      <w:pPr>
        <w:pStyle w:val="1"/>
        <w:ind w:left="720" w:firstLine="0"/>
        <w:jc w:val="both"/>
      </w:pPr>
      <w:r w:rsidRPr="341C68FE" w:rsidR="18B33A00">
        <w:rPr>
          <w:i w:val="0"/>
          <w:iCs w:val="0"/>
          <w:lang w:val="en-US"/>
        </w:rPr>
        <w:t xml:space="preserve"> </w:t>
      </w:r>
    </w:p>
    <w:p w:rsidR="18B33A00" w:rsidP="341C68FE" w:rsidRDefault="18B33A00" w14:paraId="6C470388" w14:textId="4121E8F8">
      <w:pPr>
        <w:pStyle w:val="18"/>
        <w:numPr>
          <w:ilvl w:val="0"/>
          <w:numId w:val="15"/>
        </w:numPr>
        <w:jc w:val="both"/>
        <w:rPr>
          <w:i w:val="0"/>
          <w:iCs w:val="0"/>
          <w:lang w:val="en-US"/>
        </w:rPr>
      </w:pPr>
      <w:r w:rsidRPr="341C68FE" w:rsidR="18B33A00">
        <w:rPr>
          <w:b w:val="1"/>
          <w:bCs w:val="1"/>
          <w:i w:val="0"/>
          <w:iCs w:val="0"/>
          <w:lang w:val="en-US"/>
        </w:rPr>
        <w:t>C=1.0</w:t>
      </w:r>
      <w:r w:rsidRPr="341C68FE" w:rsidR="18B33A00">
        <w:rPr>
          <w:i w:val="0"/>
          <w:iCs w:val="0"/>
          <w:lang w:val="en-US"/>
        </w:rPr>
        <w:t>: Controls the trade-off between having a smooth decision boundary and correctly classifying training points.</w:t>
      </w:r>
    </w:p>
    <w:p w:rsidR="18B33A00" w:rsidP="341C68FE" w:rsidRDefault="18B33A00" w14:paraId="73E58CC7" w14:textId="100F40A2">
      <w:pPr>
        <w:pStyle w:val="18"/>
        <w:numPr>
          <w:ilvl w:val="0"/>
          <w:numId w:val="15"/>
        </w:numPr>
        <w:jc w:val="both"/>
        <w:rPr>
          <w:i w:val="0"/>
          <w:iCs w:val="0"/>
          <w:lang w:val="en-US"/>
        </w:rPr>
      </w:pPr>
      <w:r w:rsidRPr="341C68FE" w:rsidR="18B33A00">
        <w:rPr>
          <w:b w:val="1"/>
          <w:bCs w:val="1"/>
          <w:i w:val="0"/>
          <w:iCs w:val="0"/>
          <w:lang w:val="en-US"/>
        </w:rPr>
        <w:t>kernel='</w:t>
      </w:r>
      <w:r w:rsidRPr="341C68FE" w:rsidR="18B33A00">
        <w:rPr>
          <w:b w:val="1"/>
          <w:bCs w:val="1"/>
          <w:i w:val="0"/>
          <w:iCs w:val="0"/>
          <w:lang w:val="en-US"/>
        </w:rPr>
        <w:t>rbf</w:t>
      </w:r>
      <w:r w:rsidRPr="341C68FE" w:rsidR="18B33A00">
        <w:rPr>
          <w:i w:val="0"/>
          <w:iCs w:val="0"/>
          <w:lang w:val="en-US"/>
        </w:rPr>
        <w:t>': Allows the model to handle non-linear patterns.</w:t>
      </w:r>
    </w:p>
    <w:p w:rsidR="18B33A00" w:rsidP="341C68FE" w:rsidRDefault="18B33A00" w14:paraId="151189EF" w14:textId="4431E9BD">
      <w:pPr>
        <w:pStyle w:val="18"/>
        <w:numPr>
          <w:ilvl w:val="0"/>
          <w:numId w:val="15"/>
        </w:numPr>
        <w:jc w:val="both"/>
        <w:rPr>
          <w:i w:val="0"/>
          <w:iCs w:val="0"/>
          <w:lang w:val="en-US"/>
        </w:rPr>
      </w:pPr>
      <w:r w:rsidRPr="341C68FE" w:rsidR="18B33A00">
        <w:rPr>
          <w:b w:val="1"/>
          <w:bCs w:val="1"/>
          <w:i w:val="0"/>
          <w:iCs w:val="0"/>
          <w:lang w:val="en-US"/>
        </w:rPr>
        <w:t>gamma=0.1</w:t>
      </w:r>
      <w:r w:rsidRPr="341C68FE" w:rsidR="18B33A00">
        <w:rPr>
          <w:i w:val="0"/>
          <w:iCs w:val="0"/>
          <w:lang w:val="en-US"/>
        </w:rPr>
        <w:t>: Defines how far the influence of a single training point reaches, affecting the shape of the decision boundary.</w:t>
      </w:r>
    </w:p>
    <w:p w:rsidR="18B33A00" w:rsidP="341C68FE" w:rsidRDefault="18B33A00" w14:paraId="4C8C90A6" w14:textId="1D237D2C">
      <w:pPr>
        <w:pStyle w:val="18"/>
        <w:numPr>
          <w:ilvl w:val="0"/>
          <w:numId w:val="15"/>
        </w:numPr>
        <w:jc w:val="both"/>
        <w:rPr>
          <w:i w:val="0"/>
          <w:iCs w:val="0"/>
          <w:lang w:val="en-US"/>
        </w:rPr>
      </w:pPr>
      <w:r w:rsidRPr="341C68FE" w:rsidR="18B33A00">
        <w:rPr>
          <w:b w:val="1"/>
          <w:bCs w:val="1"/>
          <w:i w:val="0"/>
          <w:iCs w:val="0"/>
          <w:lang w:val="en-US"/>
        </w:rPr>
        <w:t>probability=True</w:t>
      </w:r>
      <w:r w:rsidRPr="341C68FE" w:rsidR="18B33A00">
        <w:rPr>
          <w:i w:val="0"/>
          <w:iCs w:val="0"/>
          <w:lang w:val="en-US"/>
        </w:rPr>
        <w:t>: Enables probability estimates, needed for evaluation plots like ROC and Precision-Recall curves.</w:t>
      </w:r>
    </w:p>
    <w:p xmlns:wp14="http://schemas.microsoft.com/office/word/2010/wordml" w14:paraId="1E6AF0D1" wp14:textId="77777777">
      <w:pPr>
        <w:ind w:left="720"/>
        <w:jc w:val="both"/>
        <w:rPr>
          <w:rFonts w:ascii="Times New Roman" w:hAnsi="Times New Roman" w:eastAsia="Times New Roman" w:cs="Times New Roman"/>
          <w:lang w:val="en-US"/>
        </w:rPr>
      </w:pPr>
    </w:p>
    <w:p w:rsidR="57F4F309" w:rsidP="341C68FE" w:rsidRDefault="57F4F309" w14:paraId="2E1F3844" w14:textId="3B5C8D63">
      <w:pPr>
        <w:pStyle w:val="1"/>
        <w:ind w:left="720"/>
        <w:jc w:val="center"/>
        <w:rPr>
          <w:rFonts w:ascii="Times New Roman" w:hAnsi="Times New Roman" w:eastAsia="Times New Roman" w:cs="Times New Roman"/>
          <w:lang w:val="en-US"/>
        </w:rPr>
      </w:pPr>
      <w:r w:rsidR="5D77FAF6">
        <w:drawing>
          <wp:inline wp14:editId="246BBCCB" wp14:anchorId="5B70B8E1">
            <wp:extent cx="2762250" cy="1067835"/>
            <wp:effectExtent l="0" t="0" r="0" b="0"/>
            <wp:docPr id="1181783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783466" name=""/>
                    <pic:cNvPicPr/>
                  </pic:nvPicPr>
                  <pic:blipFill>
                    <a:blip xmlns:r="http://schemas.openxmlformats.org/officeDocument/2006/relationships" r:embed="rId1594819001">
                      <a:extLst>
                        <a:ext uri="{28A0092B-C50C-407E-A947-70E740481C1C}">
                          <a14:useLocalDpi xmlns:a14="http://schemas.microsoft.com/office/drawing/2010/main"/>
                        </a:ext>
                      </a:extLst>
                    </a:blip>
                    <a:stretch>
                      <a:fillRect/>
                    </a:stretch>
                  </pic:blipFill>
                  <pic:spPr>
                    <a:xfrm rot="0">
                      <a:off x="0" y="0"/>
                      <a:ext cx="2762250" cy="1067835"/>
                    </a:xfrm>
                    <a:prstGeom prst="rect">
                      <a:avLst/>
                    </a:prstGeom>
                  </pic:spPr>
                </pic:pic>
              </a:graphicData>
            </a:graphic>
          </wp:inline>
        </w:drawing>
      </w:r>
      <w:r w:rsidRPr="1B3E2AE1" w:rsidR="0BEC9F47">
        <w:rPr>
          <w:rFonts w:ascii="Times New Roman" w:hAnsi="Times New Roman" w:eastAsia="Times New Roman" w:cs="Times New Roman"/>
          <w:i w:val="1"/>
          <w:iCs w:val="1"/>
          <w:lang w:val="en-US"/>
        </w:rPr>
        <w:t xml:space="preserve">Figure </w:t>
      </w:r>
      <w:r w:rsidRPr="1B3E2AE1" w:rsidR="458627DF">
        <w:rPr>
          <w:rFonts w:ascii="Times New Roman" w:hAnsi="Times New Roman" w:eastAsia="Times New Roman" w:cs="Times New Roman"/>
          <w:i w:val="1"/>
          <w:iCs w:val="1"/>
          <w:lang w:val="en-US"/>
        </w:rPr>
        <w:t>20</w:t>
      </w:r>
      <w:r w:rsidRPr="1B3E2AE1" w:rsidR="0BEC9F47">
        <w:rPr>
          <w:rFonts w:ascii="Times New Roman" w:hAnsi="Times New Roman" w:eastAsia="Times New Roman" w:cs="Times New Roman"/>
          <w:i w:val="1"/>
          <w:iCs w:val="1"/>
          <w:lang w:val="en-US"/>
        </w:rPr>
        <w:t xml:space="preserve">. </w:t>
      </w:r>
      <w:r w:rsidRPr="1B3E2AE1" w:rsidR="14A71282">
        <w:rPr>
          <w:rFonts w:ascii="Times New Roman" w:hAnsi="Times New Roman" w:eastAsia="Times New Roman" w:cs="Times New Roman"/>
          <w:i w:val="1"/>
          <w:iCs w:val="1"/>
          <w:lang w:val="en-US"/>
        </w:rPr>
        <w:t>D</w:t>
      </w:r>
      <w:bookmarkStart w:name="_GoBack" w:id="3"/>
      <w:bookmarkEnd w:id="3"/>
      <w:r w:rsidRPr="1B3E2AE1" w:rsidR="14A71282">
        <w:rPr>
          <w:rFonts w:ascii="Times New Roman" w:hAnsi="Times New Roman" w:eastAsia="Times New Roman" w:cs="Times New Roman"/>
          <w:i w:val="1"/>
          <w:iCs w:val="1"/>
          <w:lang w:val="en-US"/>
        </w:rPr>
        <w:t>efining the SVM model with hyperparameters</w:t>
      </w:r>
    </w:p>
    <w:p w:rsidR="341C68FE" w:rsidP="341C68FE" w:rsidRDefault="341C68FE" w14:paraId="3EE05C53" w14:textId="62FBAA79">
      <w:pPr>
        <w:pStyle w:val="1"/>
        <w:ind w:left="720"/>
        <w:jc w:val="center"/>
        <w:rPr>
          <w:rFonts w:ascii="Times New Roman" w:hAnsi="Times New Roman" w:eastAsia="Times New Roman" w:cs="Times New Roman"/>
          <w:i w:val="1"/>
          <w:iCs w:val="1"/>
          <w:lang w:val="en-US"/>
        </w:rPr>
      </w:pPr>
    </w:p>
    <w:p w:rsidR="341C68FE" w:rsidP="46E0CAF1" w:rsidRDefault="341C68FE" w14:paraId="3A442915" w14:textId="0471878A">
      <w:pPr>
        <w:pStyle w:val="1"/>
        <w:ind w:left="720" w:firstLine="720"/>
        <w:jc w:val="both"/>
        <w:rPr>
          <w:rFonts w:ascii="Times New Roman" w:hAnsi="Times New Roman" w:eastAsia="Times New Roman" w:cs="Times New Roman"/>
          <w:i w:val="0"/>
          <w:iCs w:val="0"/>
          <w:lang w:val="en-US"/>
        </w:rPr>
      </w:pPr>
      <w:r w:rsidRPr="46E0CAF1" w:rsidR="66403854">
        <w:rPr>
          <w:rFonts w:ascii="Times New Roman" w:hAnsi="Times New Roman" w:eastAsia="Times New Roman" w:cs="Times New Roman"/>
          <w:i w:val="0"/>
          <w:iCs w:val="0"/>
          <w:lang w:val="en-US"/>
        </w:rPr>
        <w:t xml:space="preserve">After training, predictions were generated using cross-validation. A </w:t>
      </w:r>
      <w:r w:rsidRPr="46E0CAF1" w:rsidR="66403854">
        <w:rPr>
          <w:rFonts w:ascii="Times New Roman" w:hAnsi="Times New Roman" w:eastAsia="Times New Roman" w:cs="Times New Roman"/>
          <w:b w:val="1"/>
          <w:bCs w:val="1"/>
          <w:i w:val="0"/>
          <w:iCs w:val="0"/>
          <w:lang w:val="en-US"/>
        </w:rPr>
        <w:t>classification report</w:t>
      </w:r>
      <w:r w:rsidRPr="46E0CAF1" w:rsidR="66403854">
        <w:rPr>
          <w:rFonts w:ascii="Times New Roman" w:hAnsi="Times New Roman" w:eastAsia="Times New Roman" w:cs="Times New Roman"/>
          <w:i w:val="0"/>
          <w:iCs w:val="0"/>
          <w:lang w:val="en-US"/>
        </w:rPr>
        <w:t xml:space="preserve"> and </w:t>
      </w:r>
      <w:r w:rsidRPr="46E0CAF1" w:rsidR="66403854">
        <w:rPr>
          <w:rFonts w:ascii="Times New Roman" w:hAnsi="Times New Roman" w:eastAsia="Times New Roman" w:cs="Times New Roman"/>
          <w:b w:val="1"/>
          <w:bCs w:val="1"/>
          <w:i w:val="0"/>
          <w:iCs w:val="0"/>
          <w:lang w:val="en-US"/>
        </w:rPr>
        <w:t>confusion matrix</w:t>
      </w:r>
      <w:r w:rsidRPr="46E0CAF1" w:rsidR="66403854">
        <w:rPr>
          <w:rFonts w:ascii="Times New Roman" w:hAnsi="Times New Roman" w:eastAsia="Times New Roman" w:cs="Times New Roman"/>
          <w:i w:val="0"/>
          <w:iCs w:val="0"/>
          <w:lang w:val="en-US"/>
        </w:rPr>
        <w:t xml:space="preserve"> were produced to check how well the model performed across both classes (stroke and no stroke). The confusion matrix provides a direct count of correct and incorrect predictions, making it easy to see where misclassifications occurred.</w:t>
      </w:r>
    </w:p>
    <w:p w:rsidR="66403854" w:rsidP="1B3E2AE1" w:rsidRDefault="66403854" w14:paraId="3A500C35" w14:textId="14CA7128">
      <w:pPr>
        <w:pStyle w:val="1"/>
        <w:ind w:left="720" w:firstLine="0"/>
        <w:jc w:val="center"/>
        <w:rPr>
          <w:i w:val="1"/>
          <w:iCs w:val="1"/>
          <w:lang w:val="en-US"/>
        </w:rPr>
      </w:pPr>
      <w:r w:rsidR="14A71282">
        <w:drawing>
          <wp:inline wp14:editId="2EF9EAE9" wp14:anchorId="20811830">
            <wp:extent cx="2540650" cy="1615302"/>
            <wp:effectExtent l="0" t="0" r="0" b="0"/>
            <wp:docPr id="1801368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368549" name=""/>
                    <pic:cNvPicPr/>
                  </pic:nvPicPr>
                  <pic:blipFill>
                    <a:blip xmlns:r="http://schemas.openxmlformats.org/officeDocument/2006/relationships" r:embed="rId49907346">
                      <a:extLst>
                        <a:ext uri="{28A0092B-C50C-407E-A947-70E740481C1C}">
                          <a14:useLocalDpi xmlns:a14="http://schemas.microsoft.com/office/drawing/2010/main"/>
                        </a:ext>
                      </a:extLst>
                    </a:blip>
                    <a:stretch>
                      <a:fillRect/>
                    </a:stretch>
                  </pic:blipFill>
                  <pic:spPr>
                    <a:xfrm rot="0">
                      <a:off x="0" y="0"/>
                      <a:ext cx="2540650" cy="1615302"/>
                    </a:xfrm>
                    <a:prstGeom prst="rect">
                      <a:avLst/>
                    </a:prstGeom>
                  </pic:spPr>
                </pic:pic>
              </a:graphicData>
            </a:graphic>
          </wp:inline>
        </w:drawing>
      </w:r>
      <w:r w:rsidR="14A71282">
        <w:drawing>
          <wp:inline wp14:editId="03B5EAE1" wp14:anchorId="7B43A522">
            <wp:extent cx="2533650" cy="2039872"/>
            <wp:effectExtent l="9525" t="9525" r="9525" b="9525"/>
            <wp:docPr id="948498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498866" name=""/>
                    <pic:cNvPicPr/>
                  </pic:nvPicPr>
                  <pic:blipFill>
                    <a:blip xmlns:r="http://schemas.openxmlformats.org/officeDocument/2006/relationships" r:embed="rId145620521">
                      <a:extLst>
                        <a:ext uri="{28A0092B-C50C-407E-A947-70E740481C1C}">
                          <a14:useLocalDpi xmlns:a14="http://schemas.microsoft.com/office/drawing/2010/main"/>
                        </a:ext>
                      </a:extLst>
                    </a:blip>
                    <a:stretch>
                      <a:fillRect/>
                    </a:stretch>
                  </pic:blipFill>
                  <pic:spPr>
                    <a:xfrm rot="0">
                      <a:off x="0" y="0"/>
                      <a:ext cx="2533650" cy="2039872"/>
                    </a:xfrm>
                    <a:prstGeom prst="rect">
                      <a:avLst/>
                    </a:prstGeom>
                    <a:ln w="9525">
                      <a:solidFill>
                        <a:schemeClr val="tx1"/>
                      </a:solidFill>
                      <a:prstDash val="solid"/>
                    </a:ln>
                  </pic:spPr>
                </pic:pic>
              </a:graphicData>
            </a:graphic>
          </wp:inline>
        </w:drawing>
      </w:r>
      <w:r w:rsidRPr="1B3E2AE1" w:rsidR="0F6FFEE4">
        <w:rPr>
          <w:i w:val="1"/>
          <w:iCs w:val="1"/>
          <w:lang w:val="en-US"/>
        </w:rPr>
        <w:t xml:space="preserve">Figure </w:t>
      </w:r>
      <w:r w:rsidRPr="1B3E2AE1" w:rsidR="44CAED65">
        <w:rPr>
          <w:i w:val="1"/>
          <w:iCs w:val="1"/>
          <w:lang w:val="en-US"/>
        </w:rPr>
        <w:t>21</w:t>
      </w:r>
      <w:r w:rsidRPr="1B3E2AE1" w:rsidR="0F6FFEE4">
        <w:rPr>
          <w:i w:val="1"/>
          <w:iCs w:val="1"/>
          <w:lang w:val="en-US"/>
        </w:rPr>
        <w:t>. Classification Report &amp; Confusion matrix and Heatmap Visualization</w:t>
      </w:r>
    </w:p>
    <w:p w:rsidR="341C68FE" w:rsidP="341C68FE" w:rsidRDefault="341C68FE" w14:paraId="4C57D692" w14:textId="224B8C49">
      <w:pPr>
        <w:pStyle w:val="1"/>
        <w:ind w:left="720" w:firstLine="0"/>
        <w:jc w:val="center"/>
        <w:rPr>
          <w:i w:val="1"/>
          <w:iCs w:val="1"/>
          <w:lang w:val="en-US"/>
        </w:rPr>
      </w:pPr>
    </w:p>
    <w:p w:rsidR="3D385E96" w:rsidP="341C68FE" w:rsidRDefault="3D385E96" w14:paraId="51A9C371" w14:textId="7EE1100E">
      <w:pPr>
        <w:pStyle w:val="1"/>
        <w:ind w:left="720" w:firstLine="720"/>
        <w:jc w:val="both"/>
        <w:rPr>
          <w:i w:val="0"/>
          <w:iCs w:val="0"/>
          <w:lang w:val="en-US"/>
        </w:rPr>
      </w:pPr>
      <w:r w:rsidRPr="341C68FE" w:rsidR="3D385E96">
        <w:rPr>
          <w:i w:val="0"/>
          <w:iCs w:val="0"/>
          <w:lang w:val="en-US"/>
        </w:rPr>
        <w:t xml:space="preserve">For </w:t>
      </w:r>
      <w:r w:rsidRPr="341C68FE" w:rsidR="3D385E96">
        <w:rPr>
          <w:i w:val="0"/>
          <w:iCs w:val="0"/>
          <w:lang w:val="en-US"/>
        </w:rPr>
        <w:t>additional</w:t>
      </w:r>
      <w:r w:rsidRPr="341C68FE" w:rsidR="3D385E96">
        <w:rPr>
          <w:i w:val="0"/>
          <w:iCs w:val="0"/>
          <w:lang w:val="en-US"/>
        </w:rPr>
        <w:t xml:space="preserve"> evaluation, </w:t>
      </w:r>
      <w:r w:rsidRPr="341C68FE" w:rsidR="3D385E96">
        <w:rPr>
          <w:b w:val="1"/>
          <w:bCs w:val="1"/>
          <w:i w:val="0"/>
          <w:iCs w:val="0"/>
          <w:lang w:val="en-US"/>
        </w:rPr>
        <w:t>ROC (Receiver Operating Characteristic) curve</w:t>
      </w:r>
      <w:r w:rsidRPr="341C68FE" w:rsidR="3D385E96">
        <w:rPr>
          <w:i w:val="0"/>
          <w:iCs w:val="0"/>
          <w:lang w:val="en-US"/>
        </w:rPr>
        <w:t xml:space="preserve"> and </w:t>
      </w:r>
      <w:r w:rsidRPr="341C68FE" w:rsidR="3D385E96">
        <w:rPr>
          <w:b w:val="1"/>
          <w:bCs w:val="1"/>
          <w:i w:val="0"/>
          <w:iCs w:val="0"/>
          <w:lang w:val="en-US"/>
        </w:rPr>
        <w:t>Precision-Recall curve</w:t>
      </w:r>
      <w:r w:rsidRPr="341C68FE" w:rsidR="3D385E96">
        <w:rPr>
          <w:i w:val="0"/>
          <w:iCs w:val="0"/>
          <w:lang w:val="en-US"/>
        </w:rPr>
        <w:t xml:space="preserve"> were plotted.</w:t>
      </w:r>
    </w:p>
    <w:p w:rsidR="3D385E96" w:rsidP="341C68FE" w:rsidRDefault="3D385E96" w14:paraId="7BB9D9AC" w14:textId="63046ED7">
      <w:pPr>
        <w:pStyle w:val="1"/>
        <w:ind w:left="720" w:firstLine="0"/>
        <w:jc w:val="both"/>
      </w:pPr>
      <w:r w:rsidRPr="341C68FE" w:rsidR="3D385E96">
        <w:rPr>
          <w:i w:val="0"/>
          <w:iCs w:val="0"/>
          <w:lang w:val="en-US"/>
        </w:rPr>
        <w:t xml:space="preserve"> </w:t>
      </w:r>
    </w:p>
    <w:p w:rsidR="3D385E96" w:rsidP="341C68FE" w:rsidRDefault="3D385E96" w14:paraId="2E700C26" w14:textId="241E5200">
      <w:pPr>
        <w:pStyle w:val="18"/>
        <w:numPr>
          <w:ilvl w:val="0"/>
          <w:numId w:val="16"/>
        </w:numPr>
        <w:jc w:val="both"/>
        <w:rPr>
          <w:i w:val="0"/>
          <w:iCs w:val="0"/>
          <w:lang w:val="en-US"/>
        </w:rPr>
      </w:pPr>
      <w:r w:rsidRPr="341C68FE" w:rsidR="3D385E96">
        <w:rPr>
          <w:i w:val="0"/>
          <w:iCs w:val="0"/>
          <w:lang w:val="en-US"/>
        </w:rPr>
        <w:t xml:space="preserve">The </w:t>
      </w:r>
      <w:r w:rsidRPr="341C68FE" w:rsidR="3D385E96">
        <w:rPr>
          <w:b w:val="1"/>
          <w:bCs w:val="1"/>
          <w:i w:val="0"/>
          <w:iCs w:val="0"/>
          <w:lang w:val="en-US"/>
        </w:rPr>
        <w:t>ROC curve</w:t>
      </w:r>
      <w:r w:rsidRPr="341C68FE" w:rsidR="3D385E96">
        <w:rPr>
          <w:i w:val="0"/>
          <w:iCs w:val="0"/>
          <w:lang w:val="en-US"/>
        </w:rPr>
        <w:t xml:space="preserve"> shows how well the model separates positive (stroke) and negative (non-stroke) cases, with the Area Under the Curve (AUC) giving a summary score.</w:t>
      </w:r>
    </w:p>
    <w:p w:rsidR="341C68FE" w:rsidP="341C68FE" w:rsidRDefault="341C68FE" w14:paraId="2B8AA04B" w14:textId="64609B2A">
      <w:pPr>
        <w:pStyle w:val="18"/>
        <w:ind w:left="1080"/>
        <w:jc w:val="both"/>
        <w:rPr>
          <w:i w:val="0"/>
          <w:iCs w:val="0"/>
          <w:lang w:val="en-US"/>
        </w:rPr>
      </w:pPr>
    </w:p>
    <w:p w:rsidR="3D385E96" w:rsidP="341C68FE" w:rsidRDefault="3D385E96" w14:paraId="3F8981C6" w14:textId="6EBC6015">
      <w:pPr>
        <w:pStyle w:val="1"/>
        <w:ind w:left="720"/>
        <w:jc w:val="center"/>
      </w:pPr>
      <w:r w:rsidR="3D385E96">
        <w:drawing>
          <wp:inline wp14:editId="616B9154" wp14:anchorId="1E6D0941">
            <wp:extent cx="2535300" cy="2057400"/>
            <wp:effectExtent l="9525" t="9525" r="9525" b="9525"/>
            <wp:docPr id="1472049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049387" name=""/>
                    <pic:cNvPicPr/>
                  </pic:nvPicPr>
                  <pic:blipFill>
                    <a:blip xmlns:r="http://schemas.openxmlformats.org/officeDocument/2006/relationships" r:embed="rId1096891589">
                      <a:extLst>
                        <a:ext uri="{28A0092B-C50C-407E-A947-70E740481C1C}">
                          <a14:useLocalDpi xmlns:a14="http://schemas.microsoft.com/office/drawing/2010/main"/>
                        </a:ext>
                      </a:extLst>
                    </a:blip>
                    <a:stretch>
                      <a:fillRect/>
                    </a:stretch>
                  </pic:blipFill>
                  <pic:spPr>
                    <a:xfrm rot="0">
                      <a:off x="0" y="0"/>
                      <a:ext cx="2535300" cy="2057400"/>
                    </a:xfrm>
                    <a:prstGeom prst="rect">
                      <a:avLst/>
                    </a:prstGeom>
                    <a:ln w="9525">
                      <a:solidFill>
                        <a:schemeClr val="tx1"/>
                      </a:solidFill>
                      <a:prstDash val="solid"/>
                    </a:ln>
                  </pic:spPr>
                </pic:pic>
              </a:graphicData>
            </a:graphic>
          </wp:inline>
        </w:drawing>
      </w:r>
      <w:r w:rsidRPr="341C68FE" w:rsidR="3D385E96">
        <w:rPr>
          <w:i w:val="1"/>
          <w:iCs w:val="1"/>
        </w:rPr>
        <w:t>Figure X. ROC curve</w:t>
      </w:r>
    </w:p>
    <w:p w:rsidR="341C68FE" w:rsidP="341C68FE" w:rsidRDefault="341C68FE" w14:paraId="707E3B00" w14:textId="25E6F4D8">
      <w:pPr>
        <w:pStyle w:val="1"/>
        <w:ind w:left="720"/>
        <w:jc w:val="both"/>
      </w:pPr>
    </w:p>
    <w:p w:rsidR="3D385E96" w:rsidP="341C68FE" w:rsidRDefault="3D385E96" w14:paraId="1338B8CF" w14:textId="7F831934">
      <w:pPr>
        <w:pStyle w:val="18"/>
        <w:numPr>
          <w:ilvl w:val="0"/>
          <w:numId w:val="16"/>
        </w:numPr>
        <w:jc w:val="both"/>
        <w:rPr>
          <w:i w:val="0"/>
          <w:iCs w:val="0"/>
          <w:lang w:val="en-US"/>
        </w:rPr>
      </w:pPr>
      <w:r w:rsidRPr="341C68FE" w:rsidR="3D385E96">
        <w:rPr>
          <w:i w:val="0"/>
          <w:iCs w:val="0"/>
          <w:lang w:val="en-US"/>
        </w:rPr>
        <w:t xml:space="preserve">The </w:t>
      </w:r>
      <w:r w:rsidRPr="341C68FE" w:rsidR="3D385E96">
        <w:rPr>
          <w:b w:val="1"/>
          <w:bCs w:val="1"/>
          <w:i w:val="0"/>
          <w:iCs w:val="0"/>
          <w:lang w:val="en-US"/>
        </w:rPr>
        <w:t>Precision-Recall curve</w:t>
      </w:r>
      <w:r w:rsidRPr="341C68FE" w:rsidR="3D385E96">
        <w:rPr>
          <w:i w:val="0"/>
          <w:iCs w:val="0"/>
          <w:lang w:val="en-US"/>
        </w:rPr>
        <w:t xml:space="preserve"> is especially useful here because stroke cases are much fewer than non-stroke cases. It helps assess how precise the model is when it predicts stroke, and how well it captures actual stroke cases (recall).</w:t>
      </w:r>
    </w:p>
    <w:p w:rsidR="341C68FE" w:rsidP="341C68FE" w:rsidRDefault="341C68FE" w14:paraId="2E17E75F" w14:textId="1676D1A1">
      <w:pPr>
        <w:pStyle w:val="18"/>
        <w:ind w:left="1080"/>
        <w:jc w:val="both"/>
        <w:rPr>
          <w:i w:val="0"/>
          <w:iCs w:val="0"/>
          <w:lang w:val="en-US"/>
        </w:rPr>
      </w:pPr>
    </w:p>
    <w:p w:rsidR="1368AC5C" w:rsidP="341C68FE" w:rsidRDefault="1368AC5C" w14:paraId="2254EB0F" w14:textId="6D6307D1">
      <w:pPr>
        <w:pStyle w:val="1"/>
        <w:ind w:left="720"/>
        <w:jc w:val="center"/>
      </w:pPr>
      <w:r w:rsidR="1368AC5C">
        <w:drawing>
          <wp:inline wp14:editId="19DA3036" wp14:anchorId="11A2853F">
            <wp:extent cx="2527028" cy="2066834"/>
            <wp:effectExtent l="9525" t="9525" r="9525" b="9525"/>
            <wp:docPr id="1083780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780553" name=""/>
                    <pic:cNvPicPr/>
                  </pic:nvPicPr>
                  <pic:blipFill>
                    <a:blip xmlns:r="http://schemas.openxmlformats.org/officeDocument/2006/relationships" r:embed="rId1784747174">
                      <a:extLst>
                        <a:ext uri="{28A0092B-C50C-407E-A947-70E740481C1C}">
                          <a14:useLocalDpi xmlns:a14="http://schemas.microsoft.com/office/drawing/2010/main"/>
                        </a:ext>
                      </a:extLst>
                    </a:blip>
                    <a:stretch>
                      <a:fillRect/>
                    </a:stretch>
                  </pic:blipFill>
                  <pic:spPr>
                    <a:xfrm rot="0">
                      <a:off x="0" y="0"/>
                      <a:ext cx="2527028" cy="2066834"/>
                    </a:xfrm>
                    <a:prstGeom prst="rect">
                      <a:avLst/>
                    </a:prstGeom>
                    <a:ln w="9525">
                      <a:solidFill>
                        <a:schemeClr val="tx1"/>
                      </a:solidFill>
                      <a:prstDash val="solid"/>
                    </a:ln>
                  </pic:spPr>
                </pic:pic>
              </a:graphicData>
            </a:graphic>
          </wp:inline>
        </w:drawing>
      </w:r>
      <w:r w:rsidRPr="341C68FE" w:rsidR="1368AC5C">
        <w:rPr>
          <w:i w:val="1"/>
          <w:iCs w:val="1"/>
        </w:rPr>
        <w:t>Figure X. Precision-Recall curve</w:t>
      </w:r>
    </w:p>
    <w:p w:rsidR="341C68FE" w:rsidP="341C68FE" w:rsidRDefault="341C68FE" w14:paraId="3A949C4D" w14:textId="4B0590B3">
      <w:pPr>
        <w:pStyle w:val="1"/>
        <w:ind w:left="720"/>
        <w:jc w:val="center"/>
        <w:rPr>
          <w:i w:val="1"/>
          <w:iCs w:val="1"/>
        </w:rPr>
      </w:pPr>
    </w:p>
    <w:p w:rsidR="341C68FE" w:rsidP="1B3E2AE1" w:rsidRDefault="341C68FE" w14:paraId="10C20266" w14:textId="7CE9B8FD">
      <w:pPr>
        <w:pStyle w:val="1"/>
        <w:ind w:left="720" w:firstLine="720"/>
        <w:jc w:val="both"/>
        <w:rPr>
          <w:i w:val="0"/>
          <w:iCs w:val="0"/>
          <w:lang w:val="en-US"/>
        </w:rPr>
      </w:pPr>
      <w:r w:rsidRPr="1B3E2AE1" w:rsidR="128799BA">
        <w:rPr>
          <w:i w:val="0"/>
          <w:iCs w:val="0"/>
          <w:lang w:val="en-US"/>
        </w:rPr>
        <w:t xml:space="preserve">Through this process, the SVM model </w:t>
      </w:r>
      <w:r w:rsidRPr="1B3E2AE1" w:rsidR="128799BA">
        <w:rPr>
          <w:i w:val="0"/>
          <w:iCs w:val="0"/>
          <w:lang w:val="en-US"/>
        </w:rPr>
        <w:t>demonstrated</w:t>
      </w:r>
      <w:r w:rsidRPr="1B3E2AE1" w:rsidR="128799BA">
        <w:rPr>
          <w:i w:val="0"/>
          <w:iCs w:val="0"/>
          <w:lang w:val="en-US"/>
        </w:rPr>
        <w:t xml:space="preserve"> </w:t>
      </w:r>
      <w:r w:rsidRPr="1B3E2AE1" w:rsidR="128799BA">
        <w:rPr>
          <w:i w:val="0"/>
          <w:iCs w:val="0"/>
          <w:lang w:val="en-US"/>
        </w:rPr>
        <w:t>strong performance</w:t>
      </w:r>
      <w:r w:rsidRPr="1B3E2AE1" w:rsidR="128799BA">
        <w:rPr>
          <w:i w:val="0"/>
          <w:iCs w:val="0"/>
          <w:lang w:val="en-US"/>
        </w:rPr>
        <w:t xml:space="preserve"> in predicting stroke risk, effectively handling the complex, non-linear relationships present in the dataset.</w:t>
      </w:r>
    </w:p>
    <w:p w:rsidR="1B3E2AE1" w:rsidP="1B3E2AE1" w:rsidRDefault="1B3E2AE1" w14:paraId="2DABC024" w14:textId="39129A30">
      <w:pPr>
        <w:pStyle w:val="1"/>
        <w:ind w:left="720" w:firstLine="720"/>
        <w:jc w:val="both"/>
        <w:rPr>
          <w:i w:val="0"/>
          <w:iCs w:val="0"/>
          <w:lang w:val="en-US"/>
        </w:rPr>
      </w:pPr>
    </w:p>
    <w:p w:rsidR="341C68FE" w:rsidP="1B3E2AE1" w:rsidRDefault="341C68FE" w14:paraId="4A7E594F" w14:textId="0BE99F31">
      <w:pPr>
        <w:pStyle w:val="18"/>
        <w:numPr>
          <w:ilvl w:val="0"/>
          <w:numId w:val="12"/>
        </w:numPr>
        <w:ind/>
        <w:jc w:val="both"/>
        <w:rPr>
          <w:b w:val="1"/>
          <w:bCs w:val="1"/>
          <w:lang w:val="en-US"/>
        </w:rPr>
      </w:pPr>
      <w:r w:rsidRPr="1B3E2AE1" w:rsidR="38CFDA6F">
        <w:rPr>
          <w:b w:val="1"/>
          <w:bCs w:val="1"/>
          <w:lang w:val="en-US"/>
        </w:rPr>
        <w:t>K-Nearest Neighbors (KNN)</w:t>
      </w:r>
    </w:p>
    <w:p w:rsidR="1B3E2AE1" w:rsidP="1B3E2AE1" w:rsidRDefault="1B3E2AE1" w14:paraId="5305BA10" w14:textId="3C6570E2">
      <w:pPr>
        <w:pStyle w:val="18"/>
        <w:ind w:left="1080"/>
        <w:jc w:val="both"/>
        <w:rPr>
          <w:b w:val="1"/>
          <w:bCs w:val="1"/>
          <w:lang w:val="en-US"/>
        </w:rPr>
      </w:pPr>
    </w:p>
    <w:p w:rsidR="15F2F8D1" w:rsidP="341C68FE" w:rsidRDefault="15F2F8D1" w14:paraId="56CCD3FE" w14:textId="7647C3CA">
      <w:pPr>
        <w:ind w:left="720" w:firstLine="720"/>
        <w:jc w:val="both"/>
        <w:rPr>
          <w:rFonts w:ascii="Times New Roman" w:hAnsi="Times New Roman" w:eastAsia="Times New Roman" w:cs="Times New Roman"/>
          <w:lang w:val="en-US"/>
        </w:rPr>
      </w:pPr>
      <w:r w:rsidRPr="1B3E2AE1" w:rsidR="4C725209">
        <w:rPr>
          <w:rFonts w:ascii="Times New Roman" w:hAnsi="Times New Roman" w:eastAsia="Times New Roman" w:cs="Times New Roman"/>
          <w:lang w:val="en-US"/>
        </w:rPr>
        <w:t xml:space="preserve">KNN is a distance-based and instance-based classifier: when a new instance is classified, it </w:t>
      </w:r>
      <w:r w:rsidRPr="1B3E2AE1" w:rsidR="4C725209">
        <w:rPr>
          <w:rFonts w:ascii="Times New Roman" w:hAnsi="Times New Roman" w:eastAsia="Times New Roman" w:cs="Times New Roman"/>
          <w:lang w:val="en-US"/>
        </w:rPr>
        <w:t>identifies</w:t>
      </w:r>
      <w:r w:rsidRPr="1B3E2AE1" w:rsidR="4C725209">
        <w:rPr>
          <w:rFonts w:ascii="Times New Roman" w:hAnsi="Times New Roman" w:eastAsia="Times New Roman" w:cs="Times New Roman"/>
          <w:lang w:val="en-US"/>
        </w:rPr>
        <w:t xml:space="preserve"> the k closest training samples that are available in feature </w:t>
      </w:r>
      <w:r w:rsidRPr="1B3E2AE1" w:rsidR="4C725209">
        <w:rPr>
          <w:rFonts w:ascii="Times New Roman" w:hAnsi="Times New Roman" w:eastAsia="Times New Roman" w:cs="Times New Roman"/>
          <w:lang w:val="en-US"/>
        </w:rPr>
        <w:t>space, and</w:t>
      </w:r>
      <w:r w:rsidRPr="1B3E2AE1" w:rsidR="4C725209">
        <w:rPr>
          <w:rFonts w:ascii="Times New Roman" w:hAnsi="Times New Roman" w:eastAsia="Times New Roman" w:cs="Times New Roman"/>
          <w:lang w:val="en-US"/>
        </w:rPr>
        <w:t xml:space="preserve"> assigns the majority class to that instance. KNN relies on very few assumptions about the distribution of the </w:t>
      </w:r>
      <w:r w:rsidRPr="1B3E2AE1" w:rsidR="4C725209">
        <w:rPr>
          <w:rFonts w:ascii="Times New Roman" w:hAnsi="Times New Roman" w:eastAsia="Times New Roman" w:cs="Times New Roman"/>
          <w:lang w:val="en-US"/>
        </w:rPr>
        <w:t>data, and</w:t>
      </w:r>
      <w:r w:rsidRPr="1B3E2AE1" w:rsidR="4C725209">
        <w:rPr>
          <w:rFonts w:ascii="Times New Roman" w:hAnsi="Times New Roman" w:eastAsia="Times New Roman" w:cs="Times New Roman"/>
          <w:lang w:val="en-US"/>
        </w:rPr>
        <w:t xml:space="preserve"> can be used with irregular class boundaries. In terms of stroke prediction, KNN can be helpful to illustrate how local similarity (for example, two "identical" patients with </w:t>
      </w:r>
      <w:r w:rsidRPr="1B3E2AE1" w:rsidR="4C725209">
        <w:rPr>
          <w:rFonts w:ascii="Times New Roman" w:hAnsi="Times New Roman" w:eastAsia="Times New Roman" w:cs="Times New Roman"/>
          <w:lang w:val="en-US"/>
        </w:rPr>
        <w:t>very similar</w:t>
      </w:r>
      <w:r w:rsidRPr="1B3E2AE1" w:rsidR="4C725209">
        <w:rPr>
          <w:rFonts w:ascii="Times New Roman" w:hAnsi="Times New Roman" w:eastAsia="Times New Roman" w:cs="Times New Roman"/>
          <w:lang w:val="en-US"/>
        </w:rPr>
        <w:t xml:space="preserve"> characteristics) affected the classification performance.</w:t>
      </w:r>
    </w:p>
    <w:p w:rsidR="1B3E2AE1" w:rsidP="1B3E2AE1" w:rsidRDefault="1B3E2AE1" w14:paraId="26B2D98D" w14:textId="6A7BDCEC">
      <w:pPr>
        <w:ind w:left="720" w:firstLine="720"/>
        <w:jc w:val="both"/>
        <w:rPr>
          <w:rFonts w:ascii="Times New Roman" w:hAnsi="Times New Roman" w:eastAsia="Times New Roman" w:cs="Times New Roman"/>
          <w:lang w:val="en-US"/>
        </w:rPr>
      </w:pPr>
    </w:p>
    <w:p w:rsidR="15F2F8D1" w:rsidP="1B3E2AE1" w:rsidRDefault="15F2F8D1" w14:paraId="791B4FD8" w14:textId="249DDDC9">
      <w:pPr>
        <w:ind w:left="720" w:firstLine="720"/>
        <w:jc w:val="both"/>
        <w:rPr>
          <w:lang w:val="en-US"/>
        </w:rPr>
      </w:pPr>
      <w:r w:rsidRPr="1B3E2AE1" w:rsidR="000D96F9">
        <w:rPr>
          <w:lang w:val="en-US"/>
        </w:rPr>
        <w:t xml:space="preserve">The KNN model was built using four key hyperparameters to control how predictions are made. The parameter </w:t>
      </w:r>
      <w:r w:rsidRPr="1B3E2AE1" w:rsidR="000D96F9">
        <w:rPr>
          <w:lang w:val="en-US"/>
        </w:rPr>
        <w:t>n_neighbors</w:t>
      </w:r>
      <w:r w:rsidRPr="1B3E2AE1" w:rsidR="000D96F9">
        <w:rPr>
          <w:lang w:val="en-US"/>
        </w:rPr>
        <w:t>=5 sets the number of nearest neighbors considered when classifying a data point. weights='uniform' gives all neighbors equal importance, while algorithm='auto' allows the model to automatically choose the most efficient algorithm for finding neighbors. Lastly, p=2 specifies that the Euclidean distance is used to measure similarity between points. Printing the hyperparameters confirms the model setup before training and evaluation.</w:t>
      </w:r>
    </w:p>
    <w:p w:rsidR="15F2F8D1" w:rsidP="341C68FE" w:rsidRDefault="15F2F8D1" w14:paraId="696201FF" w14:textId="1D9678C1">
      <w:pPr>
        <w:pStyle w:val="1"/>
        <w:ind w:left="0" w:firstLine="0"/>
        <w:jc w:val="center"/>
        <w:rPr>
          <w:rFonts w:ascii="Times New Roman" w:hAnsi="Times New Roman" w:eastAsia="Times New Roman" w:cs="Times New Roman"/>
          <w:i w:val="1"/>
          <w:iCs w:val="1"/>
          <w:lang w:val="en-US"/>
        </w:rPr>
      </w:pPr>
    </w:p>
    <w:p w:rsidR="15F2F8D1" w:rsidP="341C68FE" w:rsidRDefault="15F2F8D1" w14:paraId="55E26A88" w14:textId="3934B7A7">
      <w:pPr>
        <w:pStyle w:val="1"/>
        <w:ind w:left="0" w:firstLine="0"/>
        <w:jc w:val="center"/>
        <w:rPr>
          <w:rFonts w:ascii="Times New Roman" w:hAnsi="Times New Roman" w:eastAsia="Times New Roman" w:cs="Times New Roman"/>
          <w:lang w:val="en-US"/>
        </w:rPr>
      </w:pPr>
      <w:r w:rsidR="76EB3A2C">
        <w:drawing>
          <wp:inline wp14:editId="1373BC10" wp14:anchorId="491334E8">
            <wp:extent cx="2981325" cy="1533525"/>
            <wp:effectExtent l="0" t="0" r="0" b="0"/>
            <wp:docPr id="378279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279418" name=""/>
                    <pic:cNvPicPr/>
                  </pic:nvPicPr>
                  <pic:blipFill>
                    <a:blip xmlns:r="http://schemas.openxmlformats.org/officeDocument/2006/relationships" r:embed="rId1612497210">
                      <a:extLst>
                        <a:ext xmlns:a="http://schemas.openxmlformats.org/drawingml/2006/main" uri="{28A0092B-C50C-407E-A947-70E740481C1C}">
                          <a14:useLocalDpi xmlns:a14="http://schemas.microsoft.com/office/drawing/2010/main" val="0"/>
                        </a:ext>
                      </a:extLst>
                    </a:blip>
                    <a:stretch>
                      <a:fillRect/>
                    </a:stretch>
                  </pic:blipFill>
                  <pic:spPr>
                    <a:xfrm>
                      <a:off x="0" y="0"/>
                      <a:ext cx="2981325" cy="1533525"/>
                    </a:xfrm>
                    <a:prstGeom prst="rect">
                      <a:avLst/>
                    </a:prstGeom>
                  </pic:spPr>
                </pic:pic>
              </a:graphicData>
            </a:graphic>
          </wp:inline>
        </w:drawing>
      </w:r>
      <w:r w:rsidRPr="1B3E2AE1" w:rsidR="0BEC9F47">
        <w:rPr>
          <w:rFonts w:ascii="Times New Roman" w:hAnsi="Times New Roman" w:eastAsia="Times New Roman" w:cs="Times New Roman"/>
          <w:i w:val="1"/>
          <w:iCs w:val="1"/>
          <w:lang w:val="en-US"/>
        </w:rPr>
        <w:t xml:space="preserve">Figure </w:t>
      </w:r>
      <w:r w:rsidRPr="1B3E2AE1" w:rsidR="59F95B06">
        <w:rPr>
          <w:rFonts w:ascii="Times New Roman" w:hAnsi="Times New Roman" w:eastAsia="Times New Roman" w:cs="Times New Roman"/>
          <w:i w:val="1"/>
          <w:iCs w:val="1"/>
          <w:lang w:val="en-US"/>
        </w:rPr>
        <w:t>22</w:t>
      </w:r>
      <w:r w:rsidRPr="1B3E2AE1" w:rsidR="0BEC9F47">
        <w:rPr>
          <w:rFonts w:ascii="Times New Roman" w:hAnsi="Times New Roman" w:eastAsia="Times New Roman" w:cs="Times New Roman"/>
          <w:i w:val="1"/>
          <w:iCs w:val="1"/>
          <w:lang w:val="en-US"/>
        </w:rPr>
        <w:t>. Code snip</w:t>
      </w:r>
      <w:r w:rsidRPr="1B3E2AE1" w:rsidR="673E9000">
        <w:rPr>
          <w:rFonts w:ascii="Times New Roman" w:hAnsi="Times New Roman" w:eastAsia="Times New Roman" w:cs="Times New Roman"/>
          <w:i w:val="1"/>
          <w:iCs w:val="1"/>
          <w:lang w:val="en-US"/>
        </w:rPr>
        <w:t>p</w:t>
      </w:r>
      <w:r w:rsidRPr="1B3E2AE1" w:rsidR="0BEC9F47">
        <w:rPr>
          <w:rFonts w:ascii="Times New Roman" w:hAnsi="Times New Roman" w:eastAsia="Times New Roman" w:cs="Times New Roman"/>
          <w:i w:val="1"/>
          <w:iCs w:val="1"/>
          <w:lang w:val="en-US"/>
        </w:rPr>
        <w:t>e</w:t>
      </w:r>
      <w:r w:rsidRPr="1B3E2AE1" w:rsidR="04E62F39">
        <w:rPr>
          <w:rFonts w:ascii="Times New Roman" w:hAnsi="Times New Roman" w:eastAsia="Times New Roman" w:cs="Times New Roman"/>
          <w:i w:val="1"/>
          <w:iCs w:val="1"/>
          <w:lang w:val="en-US"/>
        </w:rPr>
        <w:t>t</w:t>
      </w:r>
      <w:r w:rsidRPr="1B3E2AE1" w:rsidR="0BEC9F47">
        <w:rPr>
          <w:rFonts w:ascii="Times New Roman" w:hAnsi="Times New Roman" w:eastAsia="Times New Roman" w:cs="Times New Roman"/>
          <w:i w:val="1"/>
          <w:iCs w:val="1"/>
          <w:lang w:val="en-US"/>
        </w:rPr>
        <w:t xml:space="preserve"> </w:t>
      </w:r>
      <w:r w:rsidRPr="1B3E2AE1" w:rsidR="0BEC9F47">
        <w:rPr>
          <w:rFonts w:ascii="Times New Roman" w:hAnsi="Times New Roman" w:eastAsia="Times New Roman" w:cs="Times New Roman"/>
          <w:i w:val="1"/>
          <w:iCs w:val="1"/>
          <w:lang w:val="en-US"/>
        </w:rPr>
        <w:t>o</w:t>
      </w:r>
      <w:r w:rsidRPr="1B3E2AE1" w:rsidR="1DA04FC5">
        <w:rPr>
          <w:rFonts w:ascii="Times New Roman" w:hAnsi="Times New Roman" w:eastAsia="Times New Roman" w:cs="Times New Roman"/>
          <w:i w:val="1"/>
          <w:iCs w:val="1"/>
          <w:lang w:val="en-US"/>
        </w:rPr>
        <w:t>f</w:t>
      </w:r>
      <w:r w:rsidRPr="1B3E2AE1" w:rsidR="0BEC9F47">
        <w:rPr>
          <w:rFonts w:ascii="Times New Roman" w:hAnsi="Times New Roman" w:eastAsia="Times New Roman" w:cs="Times New Roman"/>
          <w:i w:val="1"/>
          <w:iCs w:val="1"/>
          <w:lang w:val="en-US"/>
        </w:rPr>
        <w:t xml:space="preserve"> </w:t>
      </w:r>
      <w:r w:rsidRPr="1B3E2AE1" w:rsidR="28AC4DBD">
        <w:rPr>
          <w:rFonts w:ascii="Times New Roman" w:hAnsi="Times New Roman" w:eastAsia="Times New Roman" w:cs="Times New Roman"/>
          <w:i w:val="1"/>
          <w:iCs w:val="1"/>
          <w:lang w:val="en-US"/>
        </w:rPr>
        <w:t>KNN</w:t>
      </w:r>
    </w:p>
    <w:p w:rsidR="15F2F8D1" w:rsidP="1B3E2AE1" w:rsidRDefault="15F2F8D1" w14:paraId="3A51FE87" w14:textId="393D82BA">
      <w:pPr>
        <w:spacing w:before="240" w:beforeAutospacing="off" w:after="240" w:afterAutospacing="off"/>
        <w:ind w:left="720" w:firstLine="720"/>
        <w:jc w:val="both"/>
      </w:pPr>
      <w:r w:rsidRPr="1B3E2AE1" w:rsidR="03113A67">
        <w:rPr>
          <w:rFonts w:ascii="Times New Roman" w:hAnsi="Times New Roman" w:eastAsia="Times New Roman" w:cs="Times New Roman"/>
          <w:noProof w:val="0"/>
          <w:sz w:val="20"/>
          <w:szCs w:val="20"/>
          <w:lang w:val="en-US"/>
        </w:rPr>
        <w:t xml:space="preserve">For the KNN model, a confusion matrix was generated to evaluate how well the classifier distinguishes between stroke and non-stroke cases. The heatmap visualization makes it easy to see the counts of true positives, true negatives, false positives, and false negatives. This </w:t>
      </w:r>
      <w:r w:rsidRPr="1B3E2AE1" w:rsidR="03113A67">
        <w:rPr>
          <w:rFonts w:ascii="Times New Roman" w:hAnsi="Times New Roman" w:eastAsia="Times New Roman" w:cs="Times New Roman"/>
          <w:noProof w:val="0"/>
          <w:sz w:val="20"/>
          <w:szCs w:val="20"/>
          <w:lang w:val="en-US"/>
        </w:rPr>
        <w:t>provides</w:t>
      </w:r>
      <w:r w:rsidRPr="1B3E2AE1" w:rsidR="03113A67">
        <w:rPr>
          <w:rFonts w:ascii="Times New Roman" w:hAnsi="Times New Roman" w:eastAsia="Times New Roman" w:cs="Times New Roman"/>
          <w:noProof w:val="0"/>
          <w:sz w:val="20"/>
          <w:szCs w:val="20"/>
          <w:lang w:val="en-US"/>
        </w:rPr>
        <w:t xml:space="preserve"> a clear view of the model’s strengths and weaknesses, beyond overall accuracy, by showing where misclassifications occur. Using the confusion matrix alongside metrics such as precision, recall, and F1-score gives a more complete understanding of the KNN model’s performance in predicting stroke risk.</w:t>
      </w:r>
    </w:p>
    <w:p w:rsidR="15F2F8D1" w:rsidP="1B3E2AE1" w:rsidRDefault="15F2F8D1" w14:paraId="58C00DE5" w14:textId="13E454FF">
      <w:pPr>
        <w:pStyle w:val="1"/>
        <w:ind w:left="0" w:firstLine="0"/>
        <w:jc w:val="center"/>
        <w:rPr>
          <w:rFonts w:ascii="Times New Roman" w:hAnsi="Times New Roman" w:eastAsia="Times New Roman" w:cs="Times New Roman"/>
          <w:i w:val="1"/>
          <w:iCs w:val="1"/>
          <w:lang w:val="en-US"/>
        </w:rPr>
      </w:pPr>
      <w:r w:rsidR="0D9DB601">
        <w:drawing>
          <wp:inline wp14:editId="0D3C6EFB" wp14:anchorId="029B3F43">
            <wp:extent cx="2981325" cy="847725"/>
            <wp:effectExtent l="0" t="0" r="0" b="0"/>
            <wp:docPr id="1196864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864347" name=""/>
                    <pic:cNvPicPr/>
                  </pic:nvPicPr>
                  <pic:blipFill>
                    <a:blip xmlns:r="http://schemas.openxmlformats.org/officeDocument/2006/relationships" r:embed="rId1879948969">
                      <a:extLst>
                        <a:ext xmlns:a="http://schemas.openxmlformats.org/drawingml/2006/main" uri="{28A0092B-C50C-407E-A947-70E740481C1C}">
                          <a14:useLocalDpi xmlns:a14="http://schemas.microsoft.com/office/drawing/2010/main" val="0"/>
                        </a:ext>
                      </a:extLst>
                    </a:blip>
                    <a:stretch>
                      <a:fillRect/>
                    </a:stretch>
                  </pic:blipFill>
                  <pic:spPr>
                    <a:xfrm>
                      <a:off x="0" y="0"/>
                      <a:ext cx="2981325" cy="847725"/>
                    </a:xfrm>
                    <a:prstGeom prst="rect">
                      <a:avLst/>
                    </a:prstGeom>
                  </pic:spPr>
                </pic:pic>
              </a:graphicData>
            </a:graphic>
          </wp:inline>
        </w:drawing>
      </w:r>
      <w:r w:rsidRPr="1B3E2AE1" w:rsidR="1EC76695">
        <w:rPr>
          <w:rFonts w:ascii="Times New Roman" w:hAnsi="Times New Roman" w:eastAsia="Times New Roman" w:cs="Times New Roman"/>
          <w:i w:val="1"/>
          <w:iCs w:val="1"/>
          <w:lang w:val="en-US"/>
        </w:rPr>
        <w:t xml:space="preserve">Figure 8. </w:t>
      </w:r>
      <w:r w:rsidRPr="1B3E2AE1" w:rsidR="1DFEA0EA">
        <w:rPr>
          <w:rFonts w:ascii="Times New Roman" w:hAnsi="Times New Roman" w:eastAsia="Times New Roman" w:cs="Times New Roman"/>
          <w:i w:val="1"/>
          <w:iCs w:val="1"/>
          <w:lang w:val="en-US"/>
        </w:rPr>
        <w:t>Code of Confusion Matrix Plot</w:t>
      </w:r>
    </w:p>
    <w:p w:rsidR="15F2F8D1" w:rsidP="341C68FE" w:rsidRDefault="15F2F8D1" w14:paraId="620A75F5" w14:textId="1290AB12">
      <w:pPr>
        <w:pStyle w:val="1"/>
        <w:ind w:left="0" w:firstLine="0"/>
        <w:jc w:val="center"/>
        <w:rPr>
          <w:rFonts w:ascii="Times New Roman" w:hAnsi="Times New Roman" w:eastAsia="Times New Roman" w:cs="Times New Roman"/>
          <w:i w:val="1"/>
          <w:iCs w:val="1"/>
          <w:lang w:val="en-US"/>
        </w:rPr>
      </w:pPr>
    </w:p>
    <w:p w:rsidR="15F2F8D1" w:rsidP="341C68FE" w:rsidRDefault="15F2F8D1" w14:paraId="59E76D48" w14:textId="32E2AB6B">
      <w:pPr>
        <w:pStyle w:val="1"/>
        <w:ind w:left="0"/>
        <w:jc w:val="center"/>
      </w:pPr>
      <w:r w:rsidR="25E2B835">
        <w:drawing>
          <wp:inline wp14:editId="531B7C2E" wp14:anchorId="44CB90BB">
            <wp:extent cx="2981325" cy="2238375"/>
            <wp:effectExtent l="9525" t="9525" r="9525" b="9525"/>
            <wp:docPr id="469204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204241" name=""/>
                    <pic:cNvPicPr/>
                  </pic:nvPicPr>
                  <pic:blipFill>
                    <a:blip xmlns:r="http://schemas.openxmlformats.org/officeDocument/2006/relationships" r:embed="rId1114904403">
                      <a:extLst>
                        <a:ext uri="{28A0092B-C50C-407E-A947-70E740481C1C}">
                          <a14:useLocalDpi xmlns:a14="http://schemas.microsoft.com/office/drawing/2010/main"/>
                        </a:ext>
                      </a:extLst>
                    </a:blip>
                    <a:stretch>
                      <a:fillRect/>
                    </a:stretch>
                  </pic:blipFill>
                  <pic:spPr>
                    <a:xfrm>
                      <a:off x="0" y="0"/>
                      <a:ext cx="2981325" cy="2238375"/>
                    </a:xfrm>
                    <a:prstGeom prst="rect">
                      <a:avLst/>
                    </a:prstGeom>
                    <a:ln w="9525">
                      <a:solidFill>
                        <a:schemeClr val="tx1"/>
                      </a:solidFill>
                      <a:prstDash val="solid"/>
                    </a:ln>
                  </pic:spPr>
                </pic:pic>
              </a:graphicData>
            </a:graphic>
          </wp:inline>
        </w:drawing>
      </w:r>
    </w:p>
    <w:p w:rsidR="341C68FE" w:rsidP="1B3E2AE1" w:rsidRDefault="341C68FE" w14:paraId="656C772E" w14:textId="0B0F6FAF">
      <w:pPr>
        <w:pStyle w:val="1"/>
        <w:ind w:left="0" w:firstLine="0"/>
        <w:jc w:val="center"/>
        <w:rPr>
          <w:rFonts w:ascii="Times New Roman" w:hAnsi="Times New Roman" w:eastAsia="Times New Roman" w:cs="Times New Roman"/>
          <w:lang w:val="en-US"/>
        </w:rPr>
      </w:pPr>
      <w:r w:rsidRPr="1B3E2AE1" w:rsidR="1DFEA0EA">
        <w:rPr>
          <w:rFonts w:ascii="Times New Roman" w:hAnsi="Times New Roman" w:eastAsia="Times New Roman" w:cs="Times New Roman"/>
          <w:i w:val="1"/>
          <w:iCs w:val="1"/>
          <w:lang w:val="en-US"/>
        </w:rPr>
        <w:t>Figure 8. KNN Confusion Matrix Visualization</w:t>
      </w:r>
    </w:p>
    <w:p w:rsidR="36FA4755" w:rsidP="1B3E2AE1" w:rsidRDefault="36FA4755" w14:paraId="6DF682F7" w14:textId="53D1231C">
      <w:pPr>
        <w:pStyle w:val="1"/>
        <w:ind w:left="720" w:firstLine="720"/>
        <w:jc w:val="both"/>
        <w:rPr>
          <w:i w:val="0"/>
          <w:iCs w:val="0"/>
          <w:lang w:val="en-US"/>
        </w:rPr>
      </w:pPr>
      <w:r w:rsidRPr="1B3E2AE1" w:rsidR="32423870">
        <w:rPr>
          <w:i w:val="0"/>
          <w:iCs w:val="0"/>
          <w:lang w:val="en-US"/>
        </w:rPr>
        <w:t xml:space="preserve">In addition to the confusion matrix, the ROC curve was used to evaluate the KNN model’s ability to separate stroke from non-stroke cases. The curve plots the trade-off between the true positive rate and the false positive rate at different thresholds, while the AUC score provides a single measure of overall performance. A higher AUC </w:t>
      </w:r>
      <w:r w:rsidRPr="1B3E2AE1" w:rsidR="32423870">
        <w:rPr>
          <w:i w:val="0"/>
          <w:iCs w:val="0"/>
          <w:lang w:val="en-US"/>
        </w:rPr>
        <w:t>indicates</w:t>
      </w:r>
      <w:r w:rsidRPr="1B3E2AE1" w:rsidR="32423870">
        <w:rPr>
          <w:i w:val="0"/>
          <w:iCs w:val="0"/>
          <w:lang w:val="en-US"/>
        </w:rPr>
        <w:t xml:space="preserve"> that the model is better at distinguishing between the two classes. This visualization complements the confusion matrix by showing not only where errors occur but also how well the model performs across varying decision thresholds.</w:t>
      </w:r>
    </w:p>
    <w:p w:rsidR="341C68FE" w:rsidP="341C68FE" w:rsidRDefault="341C68FE" w14:paraId="683893BE" w14:textId="3015CAD4">
      <w:pPr>
        <w:pStyle w:val="1"/>
        <w:ind w:left="0"/>
        <w:jc w:val="both"/>
        <w:rPr>
          <w:i w:val="0"/>
          <w:iCs w:val="0"/>
          <w:lang w:val="en-US"/>
        </w:rPr>
      </w:pPr>
    </w:p>
    <w:p w:rsidR="36FA4755" w:rsidP="341C68FE" w:rsidRDefault="36FA4755" w14:paraId="445144E9" w14:textId="5C4B2459">
      <w:pPr>
        <w:pStyle w:val="1"/>
        <w:ind w:left="0"/>
        <w:jc w:val="center"/>
      </w:pPr>
      <w:r w:rsidR="36FA4755">
        <w:drawing>
          <wp:inline wp14:editId="1061265F" wp14:anchorId="1FF85A0C">
            <wp:extent cx="2981325" cy="1295400"/>
            <wp:effectExtent l="0" t="0" r="0" b="0"/>
            <wp:docPr id="716536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536965" name=""/>
                    <pic:cNvPicPr/>
                  </pic:nvPicPr>
                  <pic:blipFill>
                    <a:blip xmlns:r="http://schemas.openxmlformats.org/officeDocument/2006/relationships" r:embed="rId72881990">
                      <a:extLst>
                        <a:ext xmlns:a="http://schemas.openxmlformats.org/drawingml/2006/main" uri="{28A0092B-C50C-407E-A947-70E740481C1C}">
                          <a14:useLocalDpi xmlns:a14="http://schemas.microsoft.com/office/drawing/2010/main" val="0"/>
                        </a:ext>
                      </a:extLst>
                    </a:blip>
                    <a:stretch>
                      <a:fillRect/>
                    </a:stretch>
                  </pic:blipFill>
                  <pic:spPr>
                    <a:xfrm>
                      <a:off x="0" y="0"/>
                      <a:ext cx="2981325" cy="1295400"/>
                    </a:xfrm>
                    <a:prstGeom prst="rect">
                      <a:avLst/>
                    </a:prstGeom>
                  </pic:spPr>
                </pic:pic>
              </a:graphicData>
            </a:graphic>
          </wp:inline>
        </w:drawing>
      </w:r>
    </w:p>
    <w:p w:rsidR="341C68FE" w:rsidP="1434186A" w:rsidRDefault="341C68FE" w14:paraId="7CCAB967" w14:textId="38F4F92F">
      <w:pPr>
        <w:pStyle w:val="1"/>
        <w:ind w:left="0" w:firstLine="0"/>
        <w:jc w:val="center"/>
        <w:rPr>
          <w:rFonts w:ascii="Times New Roman" w:hAnsi="Times New Roman" w:eastAsia="Times New Roman" w:cs="Times New Roman"/>
          <w:lang w:val="en-US"/>
        </w:rPr>
      </w:pPr>
      <w:r w:rsidRPr="1434186A" w:rsidR="36FA4755">
        <w:rPr>
          <w:rFonts w:ascii="Times New Roman" w:hAnsi="Times New Roman" w:eastAsia="Times New Roman" w:cs="Times New Roman"/>
          <w:i w:val="1"/>
          <w:iCs w:val="1"/>
          <w:lang w:val="en-US"/>
        </w:rPr>
        <w:t>Figure 8. Code for ROC Curve with AUC</w:t>
      </w:r>
    </w:p>
    <w:p w:rsidR="36FA4755" w:rsidP="341C68FE" w:rsidRDefault="36FA4755" w14:paraId="27D88538" w14:textId="60525416">
      <w:pPr>
        <w:pStyle w:val="1"/>
        <w:ind w:left="0" w:firstLine="0"/>
        <w:jc w:val="center"/>
      </w:pPr>
      <w:r w:rsidR="36FA4755">
        <w:drawing>
          <wp:inline wp14:editId="320F422B" wp14:anchorId="4FF862DC">
            <wp:extent cx="2799259" cy="2325264"/>
            <wp:effectExtent l="9525" t="9525" r="9525" b="9525"/>
            <wp:docPr id="811731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731657" name=""/>
                    <pic:cNvPicPr/>
                  </pic:nvPicPr>
                  <pic:blipFill>
                    <a:blip xmlns:r="http://schemas.openxmlformats.org/officeDocument/2006/relationships" r:embed="rId1184553074">
                      <a:extLst>
                        <a:ext uri="{28A0092B-C50C-407E-A947-70E740481C1C}">
                          <a14:useLocalDpi xmlns:a14="http://schemas.microsoft.com/office/drawing/2010/main"/>
                        </a:ext>
                      </a:extLst>
                    </a:blip>
                    <a:stretch>
                      <a:fillRect/>
                    </a:stretch>
                  </pic:blipFill>
                  <pic:spPr>
                    <a:xfrm rot="0">
                      <a:off x="0" y="0"/>
                      <a:ext cx="2799259" cy="2325264"/>
                    </a:xfrm>
                    <a:prstGeom prst="rect">
                      <a:avLst/>
                    </a:prstGeom>
                    <a:ln w="9525">
                      <a:solidFill>
                        <a:schemeClr val="tx1"/>
                      </a:solidFill>
                      <a:prstDash val="solid"/>
                    </a:ln>
                  </pic:spPr>
                </pic:pic>
              </a:graphicData>
            </a:graphic>
          </wp:inline>
        </w:drawing>
      </w:r>
    </w:p>
    <w:p w:rsidR="36FA4755" w:rsidP="341C68FE" w:rsidRDefault="36FA4755" w14:paraId="5F17A9E3" w14:textId="57A8C2AE">
      <w:pPr>
        <w:pStyle w:val="1"/>
        <w:ind w:left="0" w:firstLine="0"/>
        <w:jc w:val="center"/>
        <w:rPr>
          <w:rFonts w:ascii="Times New Roman" w:hAnsi="Times New Roman" w:eastAsia="Times New Roman" w:cs="Times New Roman"/>
          <w:lang w:val="en-US"/>
        </w:rPr>
      </w:pPr>
      <w:r w:rsidRPr="341C68FE" w:rsidR="36FA4755">
        <w:rPr>
          <w:rFonts w:ascii="Times New Roman" w:hAnsi="Times New Roman" w:eastAsia="Times New Roman" w:cs="Times New Roman"/>
          <w:i w:val="1"/>
          <w:iCs w:val="1"/>
          <w:lang w:val="en-US"/>
        </w:rPr>
        <w:t>Figure 8. KNN ROC Curve Visualization</w:t>
      </w:r>
    </w:p>
    <w:p w:rsidR="15F2F8D1" w:rsidP="15F2F8D1" w:rsidRDefault="15F2F8D1" w14:paraId="77FA1B68" w14:textId="0DCF2545">
      <w:pPr>
        <w:pStyle w:val="2"/>
        <w:numPr>
          <w:ilvl w:val="0"/>
          <w:numId w:val="1"/>
        </w:numPr>
        <w:spacing w:after="0"/>
        <w:rPr>
          <w:b w:val="1"/>
          <w:bCs w:val="1"/>
        </w:rPr>
      </w:pPr>
      <w:r w:rsidRPr="15F2F8D1" w:rsidR="15F2F8D1">
        <w:rPr>
          <w:b w:val="1"/>
          <w:bCs w:val="1"/>
        </w:rPr>
        <w:t>RESULTS</w:t>
      </w:r>
    </w:p>
    <w:p w:rsidR="15F2F8D1" w:rsidP="15F2F8D1" w:rsidRDefault="15F2F8D1" w14:paraId="3F13494F" w14:textId="0A8B7D48">
      <w:pPr>
        <w:pStyle w:val="1"/>
      </w:pPr>
    </w:p>
    <w:p w:rsidR="15F2F8D1" w:rsidP="15F2F8D1" w:rsidRDefault="15F2F8D1" w14:paraId="5F3199A5" w14:textId="188AA800">
      <w:pPr>
        <w:pStyle w:val="1"/>
        <w:ind w:firstLine="720"/>
        <w:jc w:val="both"/>
      </w:pPr>
      <w:r w:rsidR="51629022">
        <w:rPr/>
        <w:t xml:space="preserve">In this work, the four machine learning classification models that were assessed are the Logistic Regression, Decision Tree, Support Vector Machine (SVM), and K-Nearest Neighbors (KNN) in predicting stroke based </w:t>
      </w:r>
      <w:r w:rsidR="772DE4D5">
        <w:rPr/>
        <w:t>on standardizing features and assessing it by a 5-fold cross-validation method in order to be fair when compared to other models and to diminish the chance of overfitting.</w:t>
      </w:r>
    </w:p>
    <w:p w:rsidR="51EB52F8" w:rsidP="15F2F8D1" w:rsidRDefault="51EB52F8" w14:paraId="47966B14" w14:textId="5D661DC9">
      <w:pPr>
        <w:pStyle w:val="1"/>
        <w:ind w:firstLine="720"/>
        <w:jc w:val="both"/>
        <w:rPr>
          <w:lang w:val="en-US"/>
        </w:rPr>
      </w:pPr>
      <w:r w:rsidRPr="15F2F8D1" w:rsidR="51EB52F8">
        <w:rPr>
          <w:lang w:val="en-US"/>
        </w:rPr>
        <w:t xml:space="preserve">In the table below, it summarizes the results of the training and testing accuracy of each classifier, with KNN being most </w:t>
      </w:r>
      <w:r w:rsidRPr="15F2F8D1" w:rsidR="51EB52F8">
        <w:rPr>
          <w:lang w:val="en-US"/>
        </w:rPr>
        <w:t>accurate</w:t>
      </w:r>
      <w:r w:rsidRPr="15F2F8D1" w:rsidR="51EB52F8">
        <w:rPr>
          <w:lang w:val="en-US"/>
        </w:rPr>
        <w:t xml:space="preserve"> in terms of training accuracy of </w:t>
      </w:r>
      <w:r w:rsidRPr="15F2F8D1" w:rsidR="51EB52F8">
        <w:rPr>
          <w:b w:val="1"/>
          <w:bCs w:val="1"/>
          <w:lang w:val="en-US"/>
        </w:rPr>
        <w:t>0.9797</w:t>
      </w:r>
      <w:r w:rsidRPr="15F2F8D1" w:rsidR="51EB52F8">
        <w:rPr>
          <w:lang w:val="en-US"/>
        </w:rPr>
        <w:t xml:space="preserve"> and testing accuracy of </w:t>
      </w:r>
      <w:r w:rsidRPr="15F2F8D1" w:rsidR="51EB52F8">
        <w:rPr>
          <w:b w:val="1"/>
          <w:bCs w:val="1"/>
          <w:lang w:val="en-US"/>
        </w:rPr>
        <w:t>0.9677</w:t>
      </w:r>
      <w:r w:rsidRPr="15F2F8D1" w:rsidR="51EB52F8">
        <w:rPr>
          <w:lang w:val="en-US"/>
        </w:rPr>
        <w:t xml:space="preserve">. SVM followed closely with a training and testing accuracy of </w:t>
      </w:r>
      <w:r w:rsidRPr="15F2F8D1" w:rsidR="51EB52F8">
        <w:rPr>
          <w:b w:val="1"/>
          <w:bCs w:val="1"/>
          <w:lang w:val="en-US"/>
        </w:rPr>
        <w:t>0.9757</w:t>
      </w:r>
      <w:r w:rsidRPr="15F2F8D1" w:rsidR="51EB52F8">
        <w:rPr>
          <w:lang w:val="en-US"/>
        </w:rPr>
        <w:t xml:space="preserve"> and </w:t>
      </w:r>
      <w:r w:rsidRPr="15F2F8D1" w:rsidR="51EB52F8">
        <w:rPr>
          <w:b w:val="1"/>
          <w:bCs w:val="1"/>
          <w:lang w:val="en-US"/>
        </w:rPr>
        <w:t>0.9715</w:t>
      </w:r>
      <w:r w:rsidRPr="15F2F8D1" w:rsidR="51EB52F8">
        <w:rPr>
          <w:b w:val="1"/>
          <w:bCs w:val="1"/>
          <w:lang w:val="en-US"/>
        </w:rPr>
        <w:t xml:space="preserve"> </w:t>
      </w:r>
      <w:r w:rsidRPr="15F2F8D1" w:rsidR="51EB52F8">
        <w:rPr>
          <w:lang w:val="en-US"/>
        </w:rPr>
        <w:t xml:space="preserve">respectively. Logistic Regression also performed well and had </w:t>
      </w:r>
      <w:r w:rsidRPr="15F2F8D1" w:rsidR="51EB52F8">
        <w:rPr>
          <w:lang w:val="en-US"/>
        </w:rPr>
        <w:t>nearly similar</w:t>
      </w:r>
      <w:r w:rsidRPr="15F2F8D1" w:rsidR="51EB52F8">
        <w:rPr>
          <w:lang w:val="en-US"/>
        </w:rPr>
        <w:t xml:space="preserve"> training and test accuracy of </w:t>
      </w:r>
      <w:r w:rsidRPr="15F2F8D1" w:rsidR="51EB52F8">
        <w:rPr>
          <w:b w:val="1"/>
          <w:bCs w:val="1"/>
          <w:lang w:val="en-US"/>
        </w:rPr>
        <w:t>0.9612</w:t>
      </w:r>
      <w:r w:rsidRPr="15F2F8D1" w:rsidR="51EB52F8">
        <w:rPr>
          <w:lang w:val="en-US"/>
        </w:rPr>
        <w:t xml:space="preserve"> and </w:t>
      </w:r>
      <w:r w:rsidRPr="15F2F8D1" w:rsidR="51EB52F8">
        <w:rPr>
          <w:b w:val="1"/>
          <w:bCs w:val="1"/>
          <w:lang w:val="en-US"/>
        </w:rPr>
        <w:t>0.9610</w:t>
      </w:r>
      <w:r w:rsidRPr="15F2F8D1" w:rsidR="51EB52F8">
        <w:rPr>
          <w:lang w:val="en-US"/>
        </w:rPr>
        <w:t xml:space="preserve"> compared to the Decision Tree, which was at </w:t>
      </w:r>
      <w:r w:rsidRPr="15F2F8D1" w:rsidR="51EB52F8">
        <w:rPr>
          <w:b w:val="1"/>
          <w:bCs w:val="1"/>
          <w:lang w:val="en-US"/>
        </w:rPr>
        <w:t>0.8577</w:t>
      </w:r>
      <w:r w:rsidRPr="15F2F8D1" w:rsidR="51EB52F8">
        <w:rPr>
          <w:lang w:val="en-US"/>
        </w:rPr>
        <w:t xml:space="preserve"> and </w:t>
      </w:r>
      <w:r w:rsidRPr="15F2F8D1" w:rsidR="51EB52F8">
        <w:rPr>
          <w:b w:val="1"/>
          <w:bCs w:val="1"/>
          <w:lang w:val="en-US"/>
        </w:rPr>
        <w:t>0.8533</w:t>
      </w:r>
      <w:r w:rsidRPr="15F2F8D1" w:rsidR="51EB52F8">
        <w:rPr>
          <w:lang w:val="en-US"/>
        </w:rPr>
        <w:t xml:space="preserve"> respectively.</w:t>
      </w:r>
    </w:p>
    <w:p w:rsidR="15F2F8D1" w:rsidP="15F2F8D1" w:rsidRDefault="15F2F8D1" w14:paraId="3FF92334" w14:textId="1220AD3E">
      <w:pPr>
        <w:pStyle w:val="1"/>
        <w:ind w:firstLine="720"/>
        <w:jc w:val="both"/>
        <w:rPr>
          <w:lang w:val="en-US"/>
        </w:rPr>
      </w:pPr>
    </w:p>
    <w:tbl>
      <w:tblPr>
        <w:tblStyle w:val="12"/>
        <w:tblW w:w="0" w:type="auto"/>
        <w:tblLayout w:type="fixed"/>
        <w:tblLook w:val="06A0" w:firstRow="1" w:lastRow="0" w:firstColumn="1" w:lastColumn="0" w:noHBand="1" w:noVBand="1"/>
      </w:tblPr>
      <w:tblGrid>
        <w:gridCol w:w="1565"/>
        <w:gridCol w:w="1565"/>
        <w:gridCol w:w="1565"/>
      </w:tblGrid>
      <w:tr w:rsidR="15F2F8D1" w:rsidTr="15F2F8D1" w14:paraId="1968E2B3">
        <w:trPr>
          <w:trHeight w:val="300"/>
        </w:trPr>
        <w:tc>
          <w:tcPr>
            <w:tcW w:w="1565" w:type="dxa"/>
            <w:tcMar/>
          </w:tcPr>
          <w:p w:rsidR="3AF6B417" w:rsidP="15F2F8D1" w:rsidRDefault="3AF6B417" w14:paraId="1E21116C" w14:textId="1248E229">
            <w:pPr>
              <w:pStyle w:val="1"/>
            </w:pPr>
            <w:r w:rsidR="3AF6B417">
              <w:rPr/>
              <w:t>Model</w:t>
            </w:r>
          </w:p>
        </w:tc>
        <w:tc>
          <w:tcPr>
            <w:tcW w:w="1565" w:type="dxa"/>
            <w:tcMar/>
          </w:tcPr>
          <w:p w:rsidR="3AF6B417" w:rsidP="15F2F8D1" w:rsidRDefault="3AF6B417" w14:paraId="61418EB1" w14:textId="5CEC5931">
            <w:pPr>
              <w:pStyle w:val="1"/>
            </w:pPr>
            <w:r w:rsidR="3AF6B417">
              <w:rPr/>
              <w:t>Training</w:t>
            </w:r>
          </w:p>
        </w:tc>
        <w:tc>
          <w:tcPr>
            <w:tcW w:w="1565" w:type="dxa"/>
            <w:tcMar/>
          </w:tcPr>
          <w:p w:rsidR="3AF6B417" w:rsidP="15F2F8D1" w:rsidRDefault="3AF6B417" w14:paraId="70F40D72" w14:textId="290E2E28">
            <w:pPr>
              <w:pStyle w:val="1"/>
            </w:pPr>
            <w:r w:rsidR="3AF6B417">
              <w:rPr/>
              <w:t>Testing</w:t>
            </w:r>
          </w:p>
        </w:tc>
      </w:tr>
      <w:tr w:rsidR="15F2F8D1" w:rsidTr="15F2F8D1" w14:paraId="36BD75E3">
        <w:trPr>
          <w:trHeight w:val="300"/>
        </w:trPr>
        <w:tc>
          <w:tcPr>
            <w:tcW w:w="1565" w:type="dxa"/>
            <w:tcMar/>
          </w:tcPr>
          <w:p w:rsidR="3AF6B417" w:rsidP="15F2F8D1" w:rsidRDefault="3AF6B417" w14:paraId="3BD8D929" w14:textId="668F2645">
            <w:pPr>
              <w:pStyle w:val="1"/>
            </w:pPr>
            <w:r w:rsidRPr="15F2F8D1" w:rsidR="3AF6B417">
              <w:rPr>
                <w:lang w:val="en-US"/>
              </w:rPr>
              <w:t>Logistic Regress</w:t>
            </w:r>
            <w:r w:rsidR="3AF6B417">
              <w:rPr/>
              <w:t>io</w:t>
            </w:r>
            <w:r w:rsidR="3AF6B417">
              <w:rPr/>
              <w:t>n</w:t>
            </w:r>
          </w:p>
        </w:tc>
        <w:tc>
          <w:tcPr>
            <w:tcW w:w="1565" w:type="dxa"/>
            <w:tcMar/>
          </w:tcPr>
          <w:p w:rsidR="3AF6B417" w:rsidP="15F2F8D1" w:rsidRDefault="3AF6B417" w14:paraId="1BED75A2" w14:textId="610D21B3">
            <w:pPr>
              <w:pStyle w:val="1"/>
            </w:pPr>
            <w:r w:rsidR="3AF6B417">
              <w:rPr/>
              <w:t>0.9612</w:t>
            </w:r>
          </w:p>
        </w:tc>
        <w:tc>
          <w:tcPr>
            <w:tcW w:w="1565" w:type="dxa"/>
            <w:tcMar/>
          </w:tcPr>
          <w:p w:rsidR="3AF6B417" w:rsidP="15F2F8D1" w:rsidRDefault="3AF6B417" w14:paraId="484CF5D1" w14:textId="6D58C6DA">
            <w:pPr>
              <w:pStyle w:val="1"/>
            </w:pPr>
            <w:r w:rsidR="3AF6B417">
              <w:rPr/>
              <w:t>0.9610</w:t>
            </w:r>
          </w:p>
        </w:tc>
      </w:tr>
      <w:tr w:rsidR="15F2F8D1" w:rsidTr="15F2F8D1" w14:paraId="2A67F20C">
        <w:trPr>
          <w:trHeight w:val="300"/>
        </w:trPr>
        <w:tc>
          <w:tcPr>
            <w:tcW w:w="1565" w:type="dxa"/>
            <w:tcMar/>
          </w:tcPr>
          <w:p w:rsidR="3AF6B417" w:rsidP="15F2F8D1" w:rsidRDefault="3AF6B417" w14:paraId="328716C2" w14:textId="6F4DD337">
            <w:pPr>
              <w:pStyle w:val="1"/>
            </w:pPr>
            <w:r w:rsidR="3AF6B417">
              <w:rPr/>
              <w:t>Decision Tree</w:t>
            </w:r>
          </w:p>
        </w:tc>
        <w:tc>
          <w:tcPr>
            <w:tcW w:w="1565" w:type="dxa"/>
            <w:tcMar/>
          </w:tcPr>
          <w:p w:rsidR="552202EB" w:rsidP="15F2F8D1" w:rsidRDefault="552202EB" w14:paraId="4F19346C" w14:textId="08ABCA50">
            <w:pPr>
              <w:pStyle w:val="1"/>
            </w:pPr>
            <w:r w:rsidR="552202EB">
              <w:rPr/>
              <w:t>0.8577</w:t>
            </w:r>
          </w:p>
        </w:tc>
        <w:tc>
          <w:tcPr>
            <w:tcW w:w="1565" w:type="dxa"/>
            <w:tcMar/>
          </w:tcPr>
          <w:p w:rsidR="552202EB" w:rsidP="15F2F8D1" w:rsidRDefault="552202EB" w14:paraId="157872D2" w14:textId="7DC14BA4">
            <w:pPr>
              <w:pStyle w:val="1"/>
            </w:pPr>
            <w:r w:rsidR="552202EB">
              <w:rPr/>
              <w:t>0.8533</w:t>
            </w:r>
          </w:p>
        </w:tc>
      </w:tr>
      <w:tr w:rsidR="15F2F8D1" w:rsidTr="15F2F8D1" w14:paraId="312BB95C">
        <w:trPr>
          <w:trHeight w:val="300"/>
        </w:trPr>
        <w:tc>
          <w:tcPr>
            <w:tcW w:w="1565" w:type="dxa"/>
            <w:tcMar/>
          </w:tcPr>
          <w:p w:rsidR="3AF6B417" w:rsidP="15F2F8D1" w:rsidRDefault="3AF6B417" w14:paraId="1ABAE282" w14:textId="435FC448">
            <w:pPr>
              <w:pStyle w:val="1"/>
            </w:pPr>
            <w:r w:rsidR="3AF6B417">
              <w:rPr/>
              <w:t>Support Vector Machine</w:t>
            </w:r>
          </w:p>
        </w:tc>
        <w:tc>
          <w:tcPr>
            <w:tcW w:w="1565" w:type="dxa"/>
            <w:tcMar/>
          </w:tcPr>
          <w:p w:rsidR="3AF6B417" w:rsidP="15F2F8D1" w:rsidRDefault="3AF6B417" w14:paraId="404454D7" w14:textId="6A45C820">
            <w:pPr>
              <w:pStyle w:val="1"/>
            </w:pPr>
            <w:r w:rsidR="3AF6B417">
              <w:rPr/>
              <w:t>0.9757</w:t>
            </w:r>
          </w:p>
        </w:tc>
        <w:tc>
          <w:tcPr>
            <w:tcW w:w="1565" w:type="dxa"/>
            <w:tcMar/>
          </w:tcPr>
          <w:p w:rsidR="3AF6B417" w:rsidP="15F2F8D1" w:rsidRDefault="3AF6B417" w14:paraId="7087E3FC" w14:textId="178F2881">
            <w:pPr>
              <w:pStyle w:val="1"/>
            </w:pPr>
            <w:r w:rsidR="3AF6B417">
              <w:rPr/>
              <w:t>0.9715</w:t>
            </w:r>
          </w:p>
        </w:tc>
      </w:tr>
      <w:tr w:rsidR="15F2F8D1" w:rsidTr="15F2F8D1" w14:paraId="1AA56D04">
        <w:trPr>
          <w:trHeight w:val="300"/>
        </w:trPr>
        <w:tc>
          <w:tcPr>
            <w:tcW w:w="1565" w:type="dxa"/>
            <w:tcMar/>
          </w:tcPr>
          <w:p w:rsidR="3AF6B417" w:rsidP="15F2F8D1" w:rsidRDefault="3AF6B417" w14:paraId="668F1DAC" w14:textId="19D36B2D">
            <w:pPr>
              <w:pStyle w:val="1"/>
            </w:pPr>
            <w:r w:rsidRPr="15F2F8D1" w:rsidR="3AF6B417">
              <w:rPr>
                <w:lang w:val="en-US"/>
              </w:rPr>
              <w:t>K-Nearest Neigh</w:t>
            </w:r>
            <w:r w:rsidR="3AF6B417">
              <w:rPr/>
              <w:t>bors</w:t>
            </w:r>
          </w:p>
        </w:tc>
        <w:tc>
          <w:tcPr>
            <w:tcW w:w="1565" w:type="dxa"/>
            <w:tcMar/>
          </w:tcPr>
          <w:p w:rsidR="3AF6B417" w:rsidP="15F2F8D1" w:rsidRDefault="3AF6B417" w14:paraId="0F7BB933" w14:textId="5224EB8D">
            <w:pPr>
              <w:pStyle w:val="1"/>
            </w:pPr>
            <w:r w:rsidR="3AF6B417">
              <w:rPr/>
              <w:t>0.9796</w:t>
            </w:r>
          </w:p>
        </w:tc>
        <w:tc>
          <w:tcPr>
            <w:tcW w:w="1565" w:type="dxa"/>
            <w:tcMar/>
          </w:tcPr>
          <w:p w:rsidR="3AF6B417" w:rsidP="15F2F8D1" w:rsidRDefault="3AF6B417" w14:paraId="76098040" w14:textId="3040D969">
            <w:pPr>
              <w:pStyle w:val="1"/>
            </w:pPr>
            <w:r w:rsidR="3AF6B417">
              <w:rPr/>
              <w:t>0.9666</w:t>
            </w:r>
          </w:p>
        </w:tc>
      </w:tr>
    </w:tbl>
    <w:p w:rsidR="15F2F8D1" w:rsidP="341C68FE" w:rsidRDefault="15F2F8D1" w14:paraId="763B2FBD" w14:textId="7ACEAAC9">
      <w:pPr>
        <w:pStyle w:val="1"/>
        <w:rPr>
          <w:i w:val="1"/>
          <w:iCs w:val="1"/>
          <w:lang w:val="en-US"/>
        </w:rPr>
      </w:pPr>
      <w:r w:rsidRPr="1B3E2AE1" w:rsidR="6933B8D4">
        <w:rPr>
          <w:i w:val="1"/>
          <w:iCs w:val="1"/>
          <w:lang w:val="en-US"/>
        </w:rPr>
        <w:t>Table 1. Model Accuracy for Stroke Prediction</w:t>
      </w:r>
    </w:p>
    <w:p w:rsidR="1B3E2AE1" w:rsidP="1B3E2AE1" w:rsidRDefault="1B3E2AE1" w14:paraId="56E20BBD" w14:textId="38FDDE41">
      <w:pPr>
        <w:pStyle w:val="1"/>
        <w:rPr>
          <w:i w:val="1"/>
          <w:iCs w:val="1"/>
          <w:lang w:val="en-US"/>
        </w:rPr>
      </w:pPr>
    </w:p>
    <w:p w:rsidR="341C68FE" w:rsidP="1B3E2AE1" w:rsidRDefault="341C68FE" w14:paraId="6BBBF332" w14:textId="55475E69">
      <w:pPr>
        <w:pStyle w:val="1"/>
        <w:ind w:firstLine="720"/>
        <w:jc w:val="both"/>
        <w:rPr>
          <w:i w:val="0"/>
          <w:iCs w:val="0"/>
          <w:lang w:val="en-US"/>
        </w:rPr>
      </w:pPr>
      <w:r w:rsidRPr="1B3E2AE1" w:rsidR="3ED11021">
        <w:rPr>
          <w:i w:val="0"/>
          <w:iCs w:val="0"/>
          <w:lang w:val="en-US"/>
        </w:rPr>
        <w:t xml:space="preserve">The Logistic Regression provided a consistent baseline model that could be predictable in both training and test set. The fact that it only had </w:t>
      </w:r>
      <w:r w:rsidRPr="1B3E2AE1" w:rsidR="3ED11021">
        <w:rPr>
          <w:i w:val="0"/>
          <w:iCs w:val="0"/>
          <w:lang w:val="en-US"/>
        </w:rPr>
        <w:t>almost the</w:t>
      </w:r>
      <w:r w:rsidRPr="1B3E2AE1" w:rsidR="3ED11021">
        <w:rPr>
          <w:i w:val="0"/>
          <w:iCs w:val="0"/>
          <w:lang w:val="en-US"/>
        </w:rPr>
        <w:t xml:space="preserve"> same accuracies implies that the model was generalized, and it learnt the necessary risk factors without overfitting. Although it has not been shown to be more effective than more complicated approaches, its advantages are its simplicity and interpretability, which is important in medical scenarios when it is essential to know the weight of each variable (e.g., age, glucose level, and hypertension). </w:t>
      </w:r>
    </w:p>
    <w:p w:rsidR="15F2F8D1" w:rsidP="341C68FE" w:rsidRDefault="15F2F8D1" w14:paraId="1F112286" w14:textId="46169AD4">
      <w:pPr>
        <w:pStyle w:val="1"/>
        <w:ind w:firstLine="720"/>
        <w:jc w:val="both"/>
        <w:rPr>
          <w:i w:val="0"/>
          <w:iCs w:val="0"/>
          <w:lang w:val="en-US"/>
        </w:rPr>
      </w:pPr>
      <w:r w:rsidRPr="341C68FE" w:rsidR="661239E1">
        <w:rPr>
          <w:i w:val="0"/>
          <w:iCs w:val="0"/>
          <w:lang w:val="en-US"/>
        </w:rPr>
        <w:t xml:space="preserve">The Decision Tree was the least performing of the models with a training accuracy of 0.8577 and a testing accuracy of 0.8533. Despite its limited depth of trees and required minimal sample per split to prevent overfitting, the model could not reflect the complexity of stroke-related factors. That implies that the patterns in high-dimensional medical data are </w:t>
      </w:r>
      <w:r w:rsidRPr="341C68FE" w:rsidR="661239E1">
        <w:rPr>
          <w:i w:val="0"/>
          <w:iCs w:val="0"/>
          <w:lang w:val="en-US"/>
        </w:rPr>
        <w:t>possibly oversimplified</w:t>
      </w:r>
      <w:r w:rsidRPr="341C68FE" w:rsidR="661239E1">
        <w:rPr>
          <w:i w:val="0"/>
          <w:iCs w:val="0"/>
          <w:lang w:val="en-US"/>
        </w:rPr>
        <w:t xml:space="preserve"> and underfitted by decision trees, which are much easier to visualize and </w:t>
      </w:r>
      <w:r w:rsidRPr="341C68FE" w:rsidR="661239E1">
        <w:rPr>
          <w:i w:val="0"/>
          <w:iCs w:val="0"/>
          <w:lang w:val="en-US"/>
        </w:rPr>
        <w:t>describe.</w:t>
      </w:r>
    </w:p>
    <w:p w:rsidR="15F2F8D1" w:rsidP="1B3E2AE1" w:rsidRDefault="15F2F8D1" w14:paraId="622E988D" w14:textId="65E47D3B">
      <w:pPr>
        <w:pStyle w:val="1"/>
        <w:ind w:firstLine="720"/>
        <w:jc w:val="both"/>
        <w:rPr>
          <w:i w:val="0"/>
          <w:iCs w:val="0"/>
          <w:lang w:val="en-US"/>
        </w:rPr>
      </w:pPr>
      <w:r w:rsidRPr="1B3E2AE1" w:rsidR="18F8C662">
        <w:rPr>
          <w:i w:val="0"/>
          <w:iCs w:val="0"/>
          <w:lang w:val="en-US"/>
        </w:rPr>
        <w:t>SVM also performed well with a testing accuracy of 0.9715, which was the second-best among all models. Its capability to deal with nonlinear decision boundaries enabled it to be more sensitive to finer relationships among features. This finding suggests that stroke risk factors can have non-linear interactions that cannot be fully explained through a simpler model such as Logistic Regression. This has a trade-off that interprets that shows SVM is less transparent than linear models, and hence this may restrict its direct applicability in clinical decision-making.</w:t>
      </w:r>
      <w:r>
        <w:br/>
      </w:r>
      <w:r>
        <w:tab/>
      </w:r>
      <w:r w:rsidRPr="1B3E2AE1" w:rsidR="7EAFA0DF">
        <w:rPr>
          <w:i w:val="0"/>
          <w:iCs w:val="0"/>
          <w:lang w:val="en-US"/>
        </w:rPr>
        <w:t>KNN not only had the best training accuracy (0.9797) but also had a competitive test set (0.9677). This shows that patients that had similar health characteristics were more likely to have the same outcome, and thus local neighborhood comparisons are effective in prediction. Nevertheless, KNN has been quite successful with this data, but it is limited in practice: the larger the dataset, the slower the predictions are because the algorithm compares the new case with all the available samples.</w:t>
      </w:r>
      <w:r>
        <w:br/>
      </w:r>
      <w:r>
        <w:tab/>
      </w:r>
      <w:r w:rsidRPr="1B3E2AE1" w:rsidR="7E6D836E">
        <w:rPr>
          <w:i w:val="0"/>
          <w:iCs w:val="0"/>
          <w:lang w:val="en-US"/>
        </w:rPr>
        <w:t xml:space="preserve">All in all, SVM and KNN have shown the best predictive results in stroke classification, and Logistic Regression is a good interpretable second-best </w:t>
      </w:r>
      <w:r w:rsidRPr="1B3E2AE1" w:rsidR="1B3E2AE1">
        <w:rPr>
          <w:i w:val="0"/>
          <w:iCs w:val="0"/>
          <w:lang w:val="en-US"/>
        </w:rPr>
        <w:t>p</w:t>
      </w:r>
      <w:r w:rsidRPr="1B3E2AE1" w:rsidR="4F777894">
        <w:rPr>
          <w:i w:val="0"/>
          <w:iCs w:val="0"/>
          <w:lang w:val="en-US"/>
        </w:rPr>
        <w:t>tion</w:t>
      </w:r>
      <w:r w:rsidRPr="1B3E2AE1" w:rsidR="4F777894">
        <w:rPr>
          <w:i w:val="0"/>
          <w:iCs w:val="0"/>
          <w:lang w:val="en-US"/>
        </w:rPr>
        <w:t xml:space="preserve">. Decision Tree, though useful due to simple insights, did not perform as well as the rest, suggesting that stroke prediction needs models that can work with complex patterns. These findings </w:t>
      </w:r>
      <w:r w:rsidRPr="1B3E2AE1" w:rsidR="4F777894">
        <w:rPr>
          <w:i w:val="0"/>
          <w:iCs w:val="0"/>
          <w:lang w:val="en-US"/>
        </w:rPr>
        <w:t>indicate</w:t>
      </w:r>
      <w:r w:rsidRPr="1B3E2AE1" w:rsidR="4F777894">
        <w:rPr>
          <w:i w:val="0"/>
          <w:iCs w:val="0"/>
          <w:lang w:val="en-US"/>
        </w:rPr>
        <w:t xml:space="preserve"> that, in practice healthcare, there is a need to reach a compromise: accuracy is valued but interpretability is equally essential. </w:t>
      </w:r>
      <w:r w:rsidRPr="1B3E2AE1" w:rsidR="4F777894">
        <w:rPr>
          <w:i w:val="0"/>
          <w:iCs w:val="0"/>
          <w:lang w:val="en-US"/>
        </w:rPr>
        <w:t>Logistic</w:t>
      </w:r>
      <w:r w:rsidRPr="1B3E2AE1" w:rsidR="4F777894">
        <w:rPr>
          <w:i w:val="0"/>
          <w:iCs w:val="0"/>
          <w:lang w:val="en-US"/>
        </w:rPr>
        <w:t xml:space="preserve"> Regression can be preferred in clinical practice due to its transparency, </w:t>
      </w:r>
      <w:r w:rsidRPr="1B3E2AE1" w:rsidR="4F777894">
        <w:rPr>
          <w:i w:val="0"/>
          <w:iCs w:val="0"/>
          <w:lang w:val="en-US"/>
        </w:rPr>
        <w:t>whereas</w:t>
      </w:r>
      <w:r w:rsidRPr="1B3E2AE1" w:rsidR="4F777894">
        <w:rPr>
          <w:i w:val="0"/>
          <w:iCs w:val="0"/>
          <w:lang w:val="en-US"/>
        </w:rPr>
        <w:t xml:space="preserve"> SVM and KNN can be discussed in the context of decision support systems where predictive accuracy is a priority.</w:t>
      </w:r>
    </w:p>
    <w:p w:rsidR="15F2F8D1" w:rsidP="15F2F8D1" w:rsidRDefault="15F2F8D1" w14:paraId="06AE7E71" w14:textId="68B6BF75">
      <w:pPr>
        <w:pStyle w:val="1"/>
        <w:ind w:firstLine="720"/>
        <w:jc w:val="both"/>
        <w:rPr>
          <w:i w:val="0"/>
          <w:iCs w:val="0"/>
          <w:lang w:val="en-US"/>
        </w:rPr>
      </w:pPr>
    </w:p>
    <w:p xmlns:wp14="http://schemas.microsoft.com/office/word/2010/wordml" w:rsidP="15F2F8D1" w14:paraId="64CDD492" wp14:textId="77777777">
      <w:pPr>
        <w:pStyle w:val="18"/>
        <w:numPr>
          <w:ilvl w:val="0"/>
          <w:numId w:val="1"/>
        </w:numPr>
        <w:jc w:val="center"/>
        <w:rPr>
          <w:rFonts w:ascii="Times New Roman" w:hAnsi="Times New Roman" w:eastAsia="Times New Roman" w:cs="Times New Roman"/>
          <w:b w:val="1"/>
          <w:bCs w:val="1"/>
          <w:sz w:val="20"/>
          <w:szCs w:val="20"/>
          <w:lang w:val="en-US"/>
        </w:rPr>
      </w:pPr>
      <w:r w:rsidRPr="15F2F8D1" w:rsidR="15F2F8D1">
        <w:rPr>
          <w:rFonts w:ascii="Times New Roman" w:hAnsi="Times New Roman" w:eastAsia="Times New Roman" w:cs="Times New Roman"/>
          <w:b w:val="1"/>
          <w:bCs w:val="1"/>
          <w:sz w:val="20"/>
          <w:szCs w:val="20"/>
          <w:lang w:val="en-US"/>
        </w:rPr>
        <w:t>CONCLUSION</w:t>
      </w:r>
    </w:p>
    <w:p w:rsidR="15F2F8D1" w:rsidP="15F2F8D1" w:rsidRDefault="15F2F8D1" w14:paraId="396E76EE" w14:textId="5D4C9778">
      <w:pPr>
        <w:pStyle w:val="18"/>
        <w:ind w:left="0"/>
        <w:jc w:val="center"/>
        <w:rPr>
          <w:rFonts w:ascii="Times New Roman" w:hAnsi="Times New Roman" w:eastAsia="Times New Roman" w:cs="Times New Roman"/>
          <w:sz w:val="20"/>
          <w:szCs w:val="20"/>
          <w:lang w:val="en-US"/>
        </w:rPr>
      </w:pPr>
    </w:p>
    <w:p w:rsidR="15F2F8D1" w:rsidP="1B3E2AE1" w:rsidRDefault="15F2F8D1" w14:paraId="258345CA" w14:textId="728BFDE5">
      <w:pPr>
        <w:pStyle w:val="18"/>
        <w:ind w:left="0" w:firstLine="720" w:firstLineChars="0"/>
        <w:jc w:val="both"/>
        <w:rPr>
          <w:rFonts w:ascii="Times New Roman" w:hAnsi="Times New Roman" w:eastAsia="Times New Roman" w:cs="Times New Roman"/>
          <w:sz w:val="20"/>
          <w:szCs w:val="20"/>
          <w:lang w:val="en-US"/>
        </w:rPr>
      </w:pPr>
      <w:r w:rsidRPr="1B3E2AE1" w:rsidR="05AE6662">
        <w:rPr>
          <w:rFonts w:ascii="Times New Roman" w:hAnsi="Times New Roman" w:eastAsia="Times New Roman" w:cs="Times New Roman"/>
          <w:sz w:val="20"/>
          <w:szCs w:val="20"/>
          <w:lang w:val="en-US"/>
        </w:rPr>
        <w:t xml:space="preserve">In this work, it </w:t>
      </w:r>
      <w:r w:rsidRPr="1B3E2AE1" w:rsidR="05AE6662">
        <w:rPr>
          <w:rFonts w:ascii="Times New Roman" w:hAnsi="Times New Roman" w:eastAsia="Times New Roman" w:cs="Times New Roman"/>
          <w:sz w:val="20"/>
          <w:szCs w:val="20"/>
          <w:lang w:val="en-US"/>
        </w:rPr>
        <w:t>has</w:t>
      </w:r>
      <w:r w:rsidRPr="1B3E2AE1" w:rsidR="05AE6662">
        <w:rPr>
          <w:rFonts w:ascii="Times New Roman" w:hAnsi="Times New Roman" w:eastAsia="Times New Roman" w:cs="Times New Roman"/>
          <w:sz w:val="20"/>
          <w:szCs w:val="20"/>
          <w:lang w:val="en-US"/>
        </w:rPr>
        <w:t xml:space="preserve"> thoroughly shown the effectiveness of several machine learning algorithms in estimating stroke risk with a well-preprocessed and standardized dataset. Four popular models were compared and evaluated (Logistic Regression, Decision Tree, Support Vector Machine (SVM</w:t>
      </w:r>
      <w:r w:rsidRPr="1B3E2AE1" w:rsidR="05AE6662">
        <w:rPr>
          <w:rFonts w:ascii="Times New Roman" w:hAnsi="Times New Roman" w:eastAsia="Times New Roman" w:cs="Times New Roman"/>
          <w:sz w:val="20"/>
          <w:szCs w:val="20"/>
          <w:lang w:val="en-US"/>
        </w:rPr>
        <w:t>)</w:t>
      </w:r>
      <w:r w:rsidRPr="1B3E2AE1" w:rsidR="05AE6662">
        <w:rPr>
          <w:rFonts w:ascii="Times New Roman" w:hAnsi="Times New Roman" w:eastAsia="Times New Roman" w:cs="Times New Roman"/>
          <w:sz w:val="20"/>
          <w:szCs w:val="20"/>
          <w:lang w:val="en-US"/>
        </w:rPr>
        <w:t xml:space="preserve"> and K-Nearest Neighbors (KNN)). The K-Nearest Neighbors and Support Vector Machine classifiers were the highest predictive accuracies in each of them, with KNN maximizing the local neighborhood prediction and SVM successfully predicting non-linear decision boundaries. Logistic Regression provided a satisfactory trade-off between interpretability and classification, which is a good </w:t>
      </w:r>
      <w:r w:rsidRPr="1B3E2AE1" w:rsidR="05AE6662">
        <w:rPr>
          <w:rFonts w:ascii="Times New Roman" w:hAnsi="Times New Roman" w:eastAsia="Times New Roman" w:cs="Times New Roman"/>
          <w:sz w:val="20"/>
          <w:szCs w:val="20"/>
          <w:lang w:val="en-US"/>
        </w:rPr>
        <w:t>option</w:t>
      </w:r>
      <w:r w:rsidRPr="1B3E2AE1" w:rsidR="05AE6662">
        <w:rPr>
          <w:rFonts w:ascii="Times New Roman" w:hAnsi="Times New Roman" w:eastAsia="Times New Roman" w:cs="Times New Roman"/>
          <w:sz w:val="20"/>
          <w:szCs w:val="20"/>
          <w:lang w:val="en-US"/>
        </w:rPr>
        <w:t xml:space="preserve"> in clinical practice where explainability is essential. Meanwhile, the Decision Tree model, although it has stronger interpretability advantages, has shown comparatively less accuracy, which can be attributed to the weak ability to </w:t>
      </w:r>
      <w:r w:rsidRPr="1B3E2AE1" w:rsidR="05AE6662">
        <w:rPr>
          <w:rFonts w:ascii="Times New Roman" w:hAnsi="Times New Roman" w:eastAsia="Times New Roman" w:cs="Times New Roman"/>
          <w:sz w:val="20"/>
          <w:szCs w:val="20"/>
          <w:lang w:val="en-US"/>
        </w:rPr>
        <w:t>represent</w:t>
      </w:r>
      <w:r w:rsidRPr="1B3E2AE1" w:rsidR="05AE6662">
        <w:rPr>
          <w:rFonts w:ascii="Times New Roman" w:hAnsi="Times New Roman" w:eastAsia="Times New Roman" w:cs="Times New Roman"/>
          <w:sz w:val="20"/>
          <w:szCs w:val="20"/>
          <w:lang w:val="en-US"/>
        </w:rPr>
        <w:t xml:space="preserve"> the complex relationships existing in the data within the applied hyperparameter constraints.</w:t>
      </w:r>
    </w:p>
    <w:p w:rsidR="15F2F8D1" w:rsidP="15F2F8D1" w:rsidRDefault="15F2F8D1" w14:paraId="65B9E05F" w14:textId="25E76042">
      <w:pPr>
        <w:pStyle w:val="18"/>
        <w:ind w:left="0" w:firstLine="720" w:firstLineChars="0"/>
        <w:jc w:val="both"/>
        <w:rPr>
          <w:rFonts w:ascii="Times New Roman" w:hAnsi="Times New Roman" w:eastAsia="Times New Roman" w:cs="Times New Roman"/>
          <w:sz w:val="20"/>
          <w:szCs w:val="20"/>
          <w:lang w:val="en-US"/>
        </w:rPr>
      </w:pPr>
      <w:r>
        <w:br/>
      </w:r>
      <w:r>
        <w:tab/>
      </w:r>
      <w:r w:rsidRPr="1B3E2AE1" w:rsidR="0EFA13E1">
        <w:rPr>
          <w:rFonts w:ascii="Times New Roman" w:hAnsi="Times New Roman" w:eastAsia="Times New Roman" w:cs="Times New Roman"/>
          <w:sz w:val="20"/>
          <w:szCs w:val="20"/>
          <w:lang w:val="en-US"/>
        </w:rPr>
        <w:t xml:space="preserve">The above results </w:t>
      </w:r>
      <w:r w:rsidRPr="1B3E2AE1" w:rsidR="0EFA13E1">
        <w:rPr>
          <w:rFonts w:ascii="Times New Roman" w:hAnsi="Times New Roman" w:eastAsia="Times New Roman" w:cs="Times New Roman"/>
          <w:sz w:val="20"/>
          <w:szCs w:val="20"/>
          <w:lang w:val="en-US"/>
        </w:rPr>
        <w:t>demonstrate</w:t>
      </w:r>
      <w:r w:rsidRPr="1B3E2AE1" w:rsidR="0EFA13E1">
        <w:rPr>
          <w:rFonts w:ascii="Times New Roman" w:hAnsi="Times New Roman" w:eastAsia="Times New Roman" w:cs="Times New Roman"/>
          <w:sz w:val="20"/>
          <w:szCs w:val="20"/>
          <w:lang w:val="en-US"/>
        </w:rPr>
        <w:t xml:space="preserve"> the importance of close model selection and hyperparameter optimization in achieving reliable and robust predictive accuracy in medical diagnostic settings like stroke prediction. The generalization power of the models was also heavily affected by the process of </w:t>
      </w:r>
      <w:r w:rsidRPr="1B3E2AE1" w:rsidR="0EFA13E1">
        <w:rPr>
          <w:rFonts w:ascii="Times New Roman" w:hAnsi="Times New Roman" w:eastAsia="Times New Roman" w:cs="Times New Roman"/>
          <w:sz w:val="20"/>
          <w:szCs w:val="20"/>
          <w:lang w:val="en-US"/>
        </w:rPr>
        <w:t>optimizing</w:t>
      </w:r>
      <w:r w:rsidRPr="1B3E2AE1" w:rsidR="0EFA13E1">
        <w:rPr>
          <w:rFonts w:ascii="Times New Roman" w:hAnsi="Times New Roman" w:eastAsia="Times New Roman" w:cs="Times New Roman"/>
          <w:sz w:val="20"/>
          <w:szCs w:val="20"/>
          <w:lang w:val="en-US"/>
        </w:rPr>
        <w:t xml:space="preserve"> hyperparameters, including the strength of regularization, tree depth, as well as the size of the neighborhood. Moreover, the work highlights the advantage of using alternative algorithmic methods to balance accuracy, robustness, and interpretability based on the unique healthcare needs.</w:t>
      </w:r>
      <w:r w:rsidRPr="1B3E2AE1" w:rsidR="0EFA13E1">
        <w:rPr>
          <w:rFonts w:ascii="Times New Roman" w:hAnsi="Times New Roman" w:eastAsia="Times New Roman" w:cs="Times New Roman"/>
          <w:sz w:val="20"/>
          <w:szCs w:val="20"/>
          <w:lang w:val="en-US"/>
        </w:rPr>
        <w:t xml:space="preserve"> </w:t>
      </w:r>
    </w:p>
    <w:p w:rsidR="1B3E2AE1" w:rsidP="1B3E2AE1" w:rsidRDefault="1B3E2AE1" w14:paraId="3D7F95C6" w14:textId="3166C593">
      <w:pPr>
        <w:pStyle w:val="18"/>
        <w:ind w:left="0" w:firstLine="720" w:firstLineChars="0"/>
        <w:jc w:val="both"/>
        <w:rPr>
          <w:rFonts w:ascii="Times New Roman" w:hAnsi="Times New Roman" w:eastAsia="Times New Roman" w:cs="Times New Roman"/>
          <w:sz w:val="20"/>
          <w:szCs w:val="20"/>
          <w:lang w:val="en-US"/>
        </w:rPr>
      </w:pPr>
    </w:p>
    <w:p w:rsidR="15F2F8D1" w:rsidP="15F2F8D1" w:rsidRDefault="15F2F8D1" w14:paraId="5F12AC96" w14:textId="166BEE7D">
      <w:pPr>
        <w:pStyle w:val="18"/>
        <w:ind w:left="0" w:firstLine="720" w:firstLineChars="0"/>
        <w:jc w:val="both"/>
      </w:pPr>
      <w:r w:rsidRPr="1B3E2AE1" w:rsidR="0EFA13E1">
        <w:rPr>
          <w:rFonts w:ascii="Times New Roman" w:hAnsi="Times New Roman" w:eastAsia="Times New Roman" w:cs="Times New Roman"/>
          <w:sz w:val="20"/>
          <w:szCs w:val="20"/>
          <w:lang w:val="en-US"/>
        </w:rPr>
        <w:t xml:space="preserve">In conclusion, the results </w:t>
      </w:r>
      <w:r w:rsidRPr="1B3E2AE1" w:rsidR="0EFA13E1">
        <w:rPr>
          <w:rFonts w:ascii="Times New Roman" w:hAnsi="Times New Roman" w:eastAsia="Times New Roman" w:cs="Times New Roman"/>
          <w:sz w:val="20"/>
          <w:szCs w:val="20"/>
          <w:lang w:val="en-US"/>
        </w:rPr>
        <w:t>indicate</w:t>
      </w:r>
      <w:r w:rsidRPr="1B3E2AE1" w:rsidR="0EFA13E1">
        <w:rPr>
          <w:rFonts w:ascii="Times New Roman" w:hAnsi="Times New Roman" w:eastAsia="Times New Roman" w:cs="Times New Roman"/>
          <w:sz w:val="20"/>
          <w:szCs w:val="20"/>
          <w:lang w:val="en-US"/>
        </w:rPr>
        <w:t xml:space="preserve"> that there is no best model to predict strokes. The decision is </w:t>
      </w:r>
      <w:r w:rsidRPr="1B3E2AE1" w:rsidR="0EFA13E1">
        <w:rPr>
          <w:rFonts w:ascii="Times New Roman" w:hAnsi="Times New Roman" w:eastAsia="Times New Roman" w:cs="Times New Roman"/>
          <w:sz w:val="20"/>
          <w:szCs w:val="20"/>
          <w:lang w:val="en-US"/>
        </w:rPr>
        <w:t>determined</w:t>
      </w:r>
      <w:r w:rsidRPr="1B3E2AE1" w:rsidR="0EFA13E1">
        <w:rPr>
          <w:rFonts w:ascii="Times New Roman" w:hAnsi="Times New Roman" w:eastAsia="Times New Roman" w:cs="Times New Roman"/>
          <w:sz w:val="20"/>
          <w:szCs w:val="20"/>
          <w:lang w:val="en-US"/>
        </w:rPr>
        <w:t xml:space="preserve"> by the purpose of the application: in case interpretability and clinical insight are the key factors, Logistic Regression is a good </w:t>
      </w:r>
      <w:r w:rsidRPr="1B3E2AE1" w:rsidR="0EFA13E1">
        <w:rPr>
          <w:rFonts w:ascii="Times New Roman" w:hAnsi="Times New Roman" w:eastAsia="Times New Roman" w:cs="Times New Roman"/>
          <w:sz w:val="20"/>
          <w:szCs w:val="20"/>
          <w:lang w:val="en-US"/>
        </w:rPr>
        <w:t>option</w:t>
      </w:r>
      <w:r w:rsidRPr="1B3E2AE1" w:rsidR="0EFA13E1">
        <w:rPr>
          <w:rFonts w:ascii="Times New Roman" w:hAnsi="Times New Roman" w:eastAsia="Times New Roman" w:cs="Times New Roman"/>
          <w:sz w:val="20"/>
          <w:szCs w:val="20"/>
          <w:lang w:val="en-US"/>
        </w:rPr>
        <w:t xml:space="preserve">; in case maximizing predictive accuracy is the primary target, SVM and KNN are better. The research paper also </w:t>
      </w:r>
      <w:r w:rsidRPr="1B3E2AE1" w:rsidR="0EFA13E1">
        <w:rPr>
          <w:rFonts w:ascii="Times New Roman" w:hAnsi="Times New Roman" w:eastAsia="Times New Roman" w:cs="Times New Roman"/>
          <w:sz w:val="20"/>
          <w:szCs w:val="20"/>
          <w:lang w:val="en-US"/>
        </w:rPr>
        <w:t>indicates</w:t>
      </w:r>
      <w:r w:rsidRPr="1B3E2AE1" w:rsidR="0EFA13E1">
        <w:rPr>
          <w:rFonts w:ascii="Times New Roman" w:hAnsi="Times New Roman" w:eastAsia="Times New Roman" w:cs="Times New Roman"/>
          <w:sz w:val="20"/>
          <w:szCs w:val="20"/>
          <w:lang w:val="en-US"/>
        </w:rPr>
        <w:t xml:space="preserve"> that this combination </w:t>
      </w:r>
      <w:r w:rsidRPr="1B3E2AE1" w:rsidR="0EFA13E1">
        <w:rPr>
          <w:rFonts w:ascii="Times New Roman" w:hAnsi="Times New Roman" w:eastAsia="Times New Roman" w:cs="Times New Roman"/>
          <w:sz w:val="20"/>
          <w:szCs w:val="20"/>
          <w:lang w:val="en-US"/>
        </w:rPr>
        <w:t>of</w:t>
      </w:r>
      <w:r w:rsidRPr="1B3E2AE1" w:rsidR="0EFA13E1">
        <w:rPr>
          <w:rFonts w:ascii="Times New Roman" w:hAnsi="Times New Roman" w:eastAsia="Times New Roman" w:cs="Times New Roman"/>
          <w:sz w:val="20"/>
          <w:szCs w:val="20"/>
          <w:lang w:val="en-US"/>
        </w:rPr>
        <w:t xml:space="preserve"> high accuracy and meaningful interpretability could be applied in future work through ensemble methods or hybrid techniques that combine these strengths. The trade-off between prediction and explainability continues to be a key factor in the application of machine learning to healthcare in practice.</w:t>
      </w:r>
    </w:p>
    <w:p xmlns:wp14="http://schemas.microsoft.com/office/word/2010/wordml" w:rsidP="15F2F8D1" w14:paraId="071E4E01" wp14:textId="66539BDD">
      <w:pPr>
        <w:pStyle w:val="2"/>
        <w:numPr>
          <w:ilvl w:val="0"/>
          <w:numId w:val="1"/>
        </w:numPr>
        <w:rPr>
          <w:b w:val="1"/>
          <w:bCs w:val="1"/>
        </w:rPr>
      </w:pPr>
      <w:r w:rsidRPr="15F2F8D1" w:rsidR="03D2830C">
        <w:rPr>
          <w:b w:val="1"/>
          <w:bCs w:val="1"/>
        </w:rPr>
        <w:t xml:space="preserve"> REFERENCES</w:t>
      </w:r>
    </w:p>
    <w:p w:rsidR="134F8F97" w:rsidP="1B3E2AE1" w:rsidRDefault="134F8F97" w14:paraId="12C60E3C" w14:textId="21890609">
      <w:pPr>
        <w:spacing w:before="240" w:beforeAutospacing="off" w:after="240" w:afterAutospacing="off"/>
        <w:jc w:val="both"/>
        <w:rPr>
          <w:lang w:val="en-US"/>
        </w:rPr>
      </w:pPr>
      <w:r w:rsidRPr="1B3E2AE1" w:rsidR="50C8A87E">
        <w:rPr>
          <w:lang w:val="en-US"/>
        </w:rPr>
        <w:t xml:space="preserve">[1] </w:t>
      </w:r>
      <w:r w:rsidRPr="1B3E2AE1" w:rsidR="1F4CB1DB">
        <w:rPr>
          <w:lang w:val="en-US"/>
        </w:rPr>
        <w:t xml:space="preserve">A. </w:t>
      </w:r>
      <w:r w:rsidRPr="1B3E2AE1" w:rsidR="1F4CB1DB">
        <w:rPr>
          <w:lang w:val="en-US"/>
        </w:rPr>
        <w:t>Brijith</w:t>
      </w:r>
      <w:r w:rsidRPr="1B3E2AE1" w:rsidR="1F4CB1DB">
        <w:rPr>
          <w:lang w:val="en-US"/>
        </w:rPr>
        <w:t xml:space="preserve">, Data Preprocessing for Machine Learning, ResearchGate, 2023. [Online]. Available: </w:t>
      </w:r>
      <w:hyperlink r:id="R995cb26389f74ad4">
        <w:r w:rsidRPr="1B3E2AE1" w:rsidR="1F4CB1DB">
          <w:rPr>
            <w:rStyle w:val="10"/>
            <w:rFonts w:ascii="Times New Roman" w:hAnsi="Times New Roman" w:eastAsia="Times New Roman" w:cs="Times New Roman"/>
            <w:noProof w:val="0"/>
            <w:lang w:val="en-US"/>
          </w:rPr>
          <w:t>https://www.researchgate.net/publication/375003512_Data_Preprocessing_for_Machine_Learning</w:t>
        </w:r>
      </w:hyperlink>
      <w:r w:rsidRPr="1B3E2AE1" w:rsidR="1F4CB1DB">
        <w:rPr>
          <w:rFonts w:ascii="Times New Roman" w:hAnsi="Times New Roman" w:eastAsia="Times New Roman" w:cs="Times New Roman"/>
          <w:noProof w:val="0"/>
          <w:lang w:val="en-US"/>
        </w:rPr>
        <w:t>?</w:t>
      </w:r>
      <w:r>
        <w:br/>
      </w:r>
      <w:r w:rsidRPr="1B3E2AE1" w:rsidR="50C8A87E">
        <w:rPr>
          <w:lang w:val="en-US"/>
        </w:rPr>
        <w:t>[2]</w:t>
      </w:r>
      <w:r w:rsidRPr="1B3E2AE1" w:rsidR="7910C72B">
        <w:rPr>
          <w:rFonts w:ascii="Times New Roman" w:hAnsi="Times New Roman" w:eastAsia="Times New Roman" w:cs="Times New Roman"/>
          <w:noProof w:val="0"/>
          <w:lang w:val="en-US"/>
        </w:rPr>
        <w:t xml:space="preserve"> S. B. </w:t>
      </w:r>
      <w:r w:rsidRPr="1B3E2AE1" w:rsidR="7910C72B">
        <w:rPr>
          <w:rFonts w:ascii="Times New Roman" w:hAnsi="Times New Roman" w:eastAsia="Times New Roman" w:cs="Times New Roman"/>
          <w:noProof w:val="0"/>
          <w:lang w:val="en-US"/>
        </w:rPr>
        <w:t>Kotsiantis</w:t>
      </w:r>
      <w:r w:rsidRPr="1B3E2AE1" w:rsidR="7910C72B">
        <w:rPr>
          <w:rFonts w:ascii="Times New Roman" w:hAnsi="Times New Roman" w:eastAsia="Times New Roman" w:cs="Times New Roman"/>
          <w:noProof w:val="0"/>
          <w:lang w:val="en-US"/>
        </w:rPr>
        <w:t xml:space="preserve">, D. Kanellopoulos, and P. E. </w:t>
      </w:r>
      <w:r w:rsidRPr="1B3E2AE1" w:rsidR="7910C72B">
        <w:rPr>
          <w:rFonts w:ascii="Times New Roman" w:hAnsi="Times New Roman" w:eastAsia="Times New Roman" w:cs="Times New Roman"/>
          <w:noProof w:val="0"/>
          <w:lang w:val="en-US"/>
        </w:rPr>
        <w:t>Pintelas</w:t>
      </w:r>
      <w:r w:rsidRPr="1B3E2AE1" w:rsidR="7910C72B">
        <w:rPr>
          <w:rFonts w:ascii="Times New Roman" w:hAnsi="Times New Roman" w:eastAsia="Times New Roman" w:cs="Times New Roman"/>
          <w:noProof w:val="0"/>
          <w:lang w:val="en-US"/>
        </w:rPr>
        <w:t xml:space="preserve">, “Data Preprocessing for Supervised Learning,” International Journal of Computer Science, vol. 1, no. 1, </w:t>
      </w:r>
      <w:r w:rsidRPr="1B3E2AE1" w:rsidR="7910C72B">
        <w:rPr>
          <w:rFonts w:ascii="Times New Roman" w:hAnsi="Times New Roman" w:eastAsia="Times New Roman" w:cs="Times New Roman"/>
          <w:noProof w:val="0"/>
          <w:lang w:val="en-US"/>
        </w:rPr>
        <w:t>2006.</w:t>
      </w:r>
      <w:r w:rsidRPr="1B3E2AE1" w:rsidR="7910C72B">
        <w:rPr>
          <w:rFonts w:ascii="Times New Roman" w:hAnsi="Times New Roman" w:eastAsia="Times New Roman" w:cs="Times New Roman"/>
          <w:noProof w:val="0"/>
          <w:lang w:val="en-US"/>
        </w:rPr>
        <w:t>[</w:t>
      </w:r>
      <w:r w:rsidRPr="1B3E2AE1" w:rsidR="7910C72B">
        <w:rPr>
          <w:rFonts w:ascii="Times New Roman" w:hAnsi="Times New Roman" w:eastAsia="Times New Roman" w:cs="Times New Roman"/>
          <w:noProof w:val="0"/>
          <w:lang w:val="en-US"/>
        </w:rPr>
        <w:t>Online]. Available:</w:t>
      </w:r>
      <w:hyperlink r:id="R9be3a811b0b54382">
        <w:r w:rsidRPr="1B3E2AE1" w:rsidR="7910C72B">
          <w:rPr>
            <w:rStyle w:val="10"/>
            <w:rFonts w:ascii="Times New Roman" w:hAnsi="Times New Roman" w:eastAsia="Times New Roman" w:cs="Times New Roman"/>
            <w:noProof w:val="0"/>
            <w:sz w:val="20"/>
            <w:szCs w:val="20"/>
            <w:lang w:val="en-US"/>
          </w:rPr>
          <w:t>https://www.researchgate.net/publication/228084519_Data_Preprocessing_for_Supervised_Learning</w:t>
        </w:r>
      </w:hyperlink>
      <w:r w:rsidRPr="1B3E2AE1" w:rsidR="7910C72B">
        <w:rPr>
          <w:rFonts w:ascii="Times New Roman" w:hAnsi="Times New Roman" w:eastAsia="Times New Roman" w:cs="Times New Roman"/>
          <w:noProof w:val="0"/>
          <w:sz w:val="20"/>
          <w:szCs w:val="20"/>
          <w:lang w:val="en-US"/>
        </w:rPr>
        <w:t>?</w:t>
      </w:r>
      <w:r>
        <w:br/>
      </w:r>
      <w:r w:rsidRPr="1B3E2AE1" w:rsidR="400834A8">
        <w:rPr>
          <w:lang w:val="en-US"/>
        </w:rPr>
        <w:t xml:space="preserve">[3] </w:t>
      </w:r>
      <w:r w:rsidRPr="1B3E2AE1" w:rsidR="099678CA">
        <w:rPr>
          <w:lang w:val="en-US"/>
        </w:rPr>
        <w:t>“A review: Data pre-processing and data augmentation techniques,” ScienceDirect, 2022. [Online]. Available</w:t>
      </w:r>
      <w:r w:rsidRPr="1B3E2AE1" w:rsidR="400834A8">
        <w:rPr>
          <w:lang w:val="en-US"/>
        </w:rPr>
        <w:t xml:space="preserve"> </w:t>
      </w:r>
      <w:ins w:author="Samantha Reign  Pajanustan" w:date="2025-09-24T12:30:43.688Z" w:id="1393302258">
        <w:r>
          <w:fldChar w:fldCharType="begin"/>
        </w:r>
        <w:r>
          <w:instrText xml:space="preserve">HYPERLINK "https://www.sciencedirect.com/science/article/pii/S2666285X22000565" </w:instrText>
        </w:r>
        <w:r>
          <w:fldChar w:fldCharType="separate"/>
        </w:r>
      </w:ins>
      <w:r w:rsidRPr="1B3E2AE1" w:rsidR="23A8801D">
        <w:rPr>
          <w:rStyle w:val="10"/>
          <w:lang w:val="en-US"/>
        </w:rPr>
        <w:t>https://www.sciencedirect.com/science/article/pii/S2666285X22000565</w:t>
      </w:r>
      <w:ins w:author="Samantha Reign  Pajanustan" w:date="2025-09-24T12:30:43.688Z" w:id="654499792">
        <w:r>
          <w:fldChar w:fldCharType="end"/>
        </w:r>
      </w:ins>
      <w:r w:rsidRPr="1B3E2AE1" w:rsidR="23A8801D">
        <w:rPr>
          <w:lang w:val="en-US"/>
        </w:rPr>
        <w:t>?</w:t>
      </w:r>
      <w:r>
        <w:br/>
      </w:r>
      <w:ins w:author="Samantha Reign  Pajanustan" w:date="2025-09-24T12:30:59.085Z" w:id="1000436432">
        <w:r w:rsidRPr="1B3E2AE1" w:rsidR="56616C28">
          <w:rPr>
            <w:lang w:val="en-US"/>
          </w:rPr>
          <w:t xml:space="preserve">[4] </w:t>
        </w:r>
      </w:ins>
      <w:r w:rsidRPr="1B3E2AE1" w:rsidR="56616C28">
        <w:rPr>
          <w:lang w:val="en-US"/>
        </w:rPr>
        <w:t xml:space="preserve">F. </w:t>
      </w:r>
      <w:r w:rsidRPr="1B3E2AE1" w:rsidR="56616C28">
        <w:rPr>
          <w:lang w:val="en-US"/>
        </w:rPr>
        <w:t>Desoriano</w:t>
      </w:r>
      <w:r w:rsidRPr="1B3E2AE1" w:rsidR="56616C28">
        <w:rPr>
          <w:lang w:val="en-US"/>
        </w:rPr>
        <w:t xml:space="preserve">, </w:t>
      </w:r>
      <w:r w:rsidRPr="1B3E2AE1" w:rsidR="56616C28">
        <w:rPr>
          <w:lang w:val="en-US"/>
        </w:rPr>
        <w:t xml:space="preserve">“Stroke Prediction Dataset,” Kaggle, 2020. [Online]. Available: </w:t>
      </w:r>
      <w:r>
        <w:fldChar w:fldCharType="begin"/>
      </w:r>
      <w:ins w:author="Samantha Reign  Pajanustan" w:date="2025-09-24T12:31:06.04Z" w:id="1351079279">
        <w:r>
          <w:instrText xml:space="preserve">HYPERLINK "https://www.kaggle.com/datasets/fedesoriano/stroke-prediction-dataset" </w:instrText>
        </w:r>
      </w:ins>
      <w:r>
        <w:fldChar w:fldCharType="separate"/>
      </w:r>
      <w:r w:rsidRPr="1B3E2AE1" w:rsidR="56616C28">
        <w:rPr>
          <w:rStyle w:val="10"/>
          <w:lang w:val="en-US"/>
        </w:rPr>
        <w:t>https://www.kaggle.com/datasets/fedesoriano/stroke-prediction-dataset</w:t>
      </w:r>
      <w:r>
        <w:fldChar w:fldCharType="end"/>
      </w:r>
      <w:r w:rsidRPr="1B3E2AE1" w:rsidR="56616C28">
        <w:rPr>
          <w:lang w:val="en-US"/>
        </w:rPr>
        <w:t>.</w:t>
      </w:r>
    </w:p>
    <w:sectPr>
      <w:type w:val="continuous"/>
      <w:pgSz w:w="11906" w:h="16838" w:orient="portrait"/>
      <w:pgMar w:top="1080" w:right="893" w:bottom="1440" w:left="893" w:header="720" w:footer="720" w:gutter="0"/>
      <w:cols w:equalWidth="0" w:num="2">
        <w:col w:w="4700" w:space="720"/>
        <w:col w:w="4700"/>
      </w:cols>
      <w:headerReference w:type="default" r:id="Rc385cd2a016240e6"/>
      <w:headerReference w:type="first" r:id="Rc7d3c5dda8084474"/>
      <w:footerReference w:type="default" r:id="R9aa456f5781247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w:fontKey="{689C1229-4F79-4597-A595-A08D27549412}" r:id="rId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w:fontKey="{C6947031-F8CC-42AA-9656-8F8FA00B8CB4}" r:id="rId2"/>
  </w:font>
  <w:font w:name="Wingdings">
    <w:panose1 w:val="05000000000000000000"/>
    <w:charset w:val="02"/>
    <w:family w:val="auto"/>
    <w:pitch w:val="default"/>
    <w:sig w:usb0="00000000" w:usb1="00000000" w:usb2="00000000" w:usb3="00000000" w:csb0="80000000" w:csb1="00000000"/>
    <w:embedRegular w:fontKey="{726FD7CB-5381-4D9B-87C0-A2345D7DEA20}" r:id="rId3"/>
  </w:font>
  <w:font w:name="Calibri">
    <w:panose1 w:val="020F0502020204030204"/>
    <w:charset w:val="00"/>
    <w:family w:val="swiss"/>
    <w:pitch w:val="default"/>
    <w:sig w:usb0="E4002EFF" w:usb1="C200247B" w:usb2="00000009" w:usb3="00000000" w:csb0="200001FF" w:csb1="00000000"/>
    <w:embedRegular w:fontKey="{C93A6F28-2DC1-4BEA-BDA0-149DFA8B913B}" r:id="rId4"/>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w:fontKey="{E2C0A204-E7F7-4A0D-8D6B-BCF5B36B1DBF}" r:id="rId5"/>
  </w:font>
  <w:font w:name="Symbol">
    <w:panose1 w:val="05050102010706020507"/>
    <w:charset w:val="02"/>
    <w:family w:val="roman"/>
    <w:pitch w:val="default"/>
    <w:sig w:usb0="00000000" w:usb1="00000000" w:usb2="00000000" w:usb3="00000000" w:csb0="80000000" w:csb1="00000000"/>
    <w:embedRegular w:fontKey="{CEC57343-C592-4A13-AABB-DF1FB70EB5DE}" r:id="rId6"/>
  </w:font>
  <w:font w:name="Symbol">
    <w:panose1 w:val="05050102010706020507"/>
    <w:charset w:val="00"/>
    <w:family w:val="auto"/>
    <w:pitch w:val="default"/>
    <w:sig w:usb0="00000000" w:usb1="00000000" w:usb2="00000000" w:usb3="00000000" w:csb0="80000000" w:csb1="00000000"/>
    <w:embedRegular w:fontKey="{23C3BED1-C0FD-47E5-AA76-4C2F581BAEA2}" r:id="rId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C688288" wp14:textId="7777777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left"/>
      <w:rPr>
        <w:color w:val="000000"/>
        <w:sz w:val="16"/>
        <w:szCs w:val="16"/>
      </w:rPr>
    </w:pPr>
    <w:r>
      <w:rPr>
        <w:color w:val="000000"/>
        <w:sz w:val="16"/>
        <w:szCs w:val="16"/>
      </w:rPr>
      <w:t>XXX-X-XXXX-XXXX-X/XX/$XX.00 ©20XX IEEE</w:t>
    </w:r>
  </w:p>
</w:ftr>
</file>

<file path=word/footer2.xml><?xml version="1.0" encoding="utf-8"?>
<w:ft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4DC19F39">
      <w:trPr>
        <w:trHeight w:val="300"/>
      </w:trPr>
      <w:tc>
        <w:tcPr>
          <w:tcW w:w="3370" w:type="dxa"/>
          <w:tcMar/>
        </w:tcPr>
        <w:p w:rsidR="15F2F8D1" w:rsidP="15F2F8D1" w:rsidRDefault="15F2F8D1" w14:paraId="784DEAD4" w14:textId="02E7DF6F">
          <w:pPr>
            <w:pStyle w:val="Header"/>
            <w:bidi w:val="0"/>
            <w:ind w:left="-115"/>
            <w:jc w:val="left"/>
          </w:pPr>
        </w:p>
      </w:tc>
      <w:tc>
        <w:tcPr>
          <w:tcW w:w="3370" w:type="dxa"/>
          <w:tcMar/>
        </w:tcPr>
        <w:p w:rsidR="15F2F8D1" w:rsidP="15F2F8D1" w:rsidRDefault="15F2F8D1" w14:paraId="2B50552C" w14:textId="445B0EA7">
          <w:pPr>
            <w:pStyle w:val="Header"/>
            <w:bidi w:val="0"/>
            <w:jc w:val="center"/>
          </w:pPr>
        </w:p>
      </w:tc>
      <w:tc>
        <w:tcPr>
          <w:tcW w:w="3370" w:type="dxa"/>
          <w:tcMar/>
        </w:tcPr>
        <w:p w:rsidR="15F2F8D1" w:rsidP="15F2F8D1" w:rsidRDefault="15F2F8D1" w14:paraId="3365919D" w14:textId="5F0FB5AC">
          <w:pPr>
            <w:pStyle w:val="Header"/>
            <w:bidi w:val="0"/>
            <w:ind w:right="-115"/>
            <w:jc w:val="right"/>
          </w:pPr>
        </w:p>
      </w:tc>
    </w:tr>
  </w:tbl>
  <w:p w:rsidR="15F2F8D1" w:rsidP="15F2F8D1" w:rsidRDefault="15F2F8D1" w14:paraId="54BE1CE7" w14:textId="2F3DB807">
    <w:pPr>
      <w:pStyle w:val="Footer"/>
      <w:bidi w:val="0"/>
    </w:pPr>
  </w:p>
</w:ftr>
</file>

<file path=word/footer3.xml><?xml version="1.0" encoding="utf-8"?>
<w:ft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444EA0B1">
      <w:trPr>
        <w:trHeight w:val="300"/>
      </w:trPr>
      <w:tc>
        <w:tcPr>
          <w:tcW w:w="3370" w:type="dxa"/>
          <w:tcMar/>
        </w:tcPr>
        <w:p w:rsidR="15F2F8D1" w:rsidP="15F2F8D1" w:rsidRDefault="15F2F8D1" w14:paraId="30956927" w14:textId="7D13CC13">
          <w:pPr>
            <w:pStyle w:val="Header"/>
            <w:bidi w:val="0"/>
            <w:ind w:left="-115"/>
            <w:jc w:val="left"/>
          </w:pPr>
        </w:p>
      </w:tc>
      <w:tc>
        <w:tcPr>
          <w:tcW w:w="3370" w:type="dxa"/>
          <w:tcMar/>
        </w:tcPr>
        <w:p w:rsidR="15F2F8D1" w:rsidP="15F2F8D1" w:rsidRDefault="15F2F8D1" w14:paraId="66BF8F9C" w14:textId="29ECE535">
          <w:pPr>
            <w:pStyle w:val="Header"/>
            <w:bidi w:val="0"/>
            <w:jc w:val="center"/>
          </w:pPr>
        </w:p>
      </w:tc>
      <w:tc>
        <w:tcPr>
          <w:tcW w:w="3370" w:type="dxa"/>
          <w:tcMar/>
        </w:tcPr>
        <w:p w:rsidR="15F2F8D1" w:rsidP="15F2F8D1" w:rsidRDefault="15F2F8D1" w14:paraId="14E5953D" w14:textId="0350F86A">
          <w:pPr>
            <w:pStyle w:val="Header"/>
            <w:bidi w:val="0"/>
            <w:ind w:right="-115"/>
            <w:jc w:val="right"/>
          </w:pPr>
        </w:p>
      </w:tc>
    </w:tr>
  </w:tbl>
  <w:p w:rsidR="15F2F8D1" w:rsidP="15F2F8D1" w:rsidRDefault="15F2F8D1" w14:paraId="5A916E0C" w14:textId="4E8D4797">
    <w:pPr>
      <w:pStyle w:val="Footer"/>
      <w:bidi w:val="0"/>
    </w:pPr>
  </w:p>
</w:ftr>
</file>

<file path=word/footer4.xml><?xml version="1.0" encoding="utf-8"?>
<w:ft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6235BD69">
      <w:trPr>
        <w:trHeight w:val="300"/>
      </w:trPr>
      <w:tc>
        <w:tcPr>
          <w:tcW w:w="3370" w:type="dxa"/>
          <w:tcMar/>
        </w:tcPr>
        <w:p w:rsidR="15F2F8D1" w:rsidP="15F2F8D1" w:rsidRDefault="15F2F8D1" w14:paraId="497EEEB4" w14:textId="623E7293">
          <w:pPr>
            <w:pStyle w:val="Header"/>
            <w:bidi w:val="0"/>
            <w:ind w:left="-115"/>
            <w:jc w:val="left"/>
          </w:pPr>
        </w:p>
      </w:tc>
      <w:tc>
        <w:tcPr>
          <w:tcW w:w="3370" w:type="dxa"/>
          <w:tcMar/>
        </w:tcPr>
        <w:p w:rsidR="15F2F8D1" w:rsidP="15F2F8D1" w:rsidRDefault="15F2F8D1" w14:paraId="1ABD2C12" w14:textId="0C7502CE">
          <w:pPr>
            <w:pStyle w:val="Header"/>
            <w:bidi w:val="0"/>
            <w:jc w:val="center"/>
          </w:pPr>
        </w:p>
      </w:tc>
      <w:tc>
        <w:tcPr>
          <w:tcW w:w="3370" w:type="dxa"/>
          <w:tcMar/>
        </w:tcPr>
        <w:p w:rsidR="15F2F8D1" w:rsidP="15F2F8D1" w:rsidRDefault="15F2F8D1" w14:paraId="3AF9CB4D" w14:textId="132120B7">
          <w:pPr>
            <w:pStyle w:val="Header"/>
            <w:bidi w:val="0"/>
            <w:ind w:right="-115"/>
            <w:jc w:val="right"/>
          </w:pPr>
        </w:p>
      </w:tc>
    </w:tr>
  </w:tbl>
  <w:p w:rsidR="15F2F8D1" w:rsidP="15F2F8D1" w:rsidRDefault="15F2F8D1" w14:paraId="194910F6" w14:textId="79EAE520">
    <w:pPr>
      <w:pStyle w:val="Footer"/>
      <w:bidi w:val="0"/>
    </w:pPr>
  </w:p>
</w:ftr>
</file>

<file path=word/footer5.xml><?xml version="1.0" encoding="utf-8"?>
<w:ft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2048AF77">
      <w:trPr>
        <w:trHeight w:val="300"/>
      </w:trPr>
      <w:tc>
        <w:tcPr>
          <w:tcW w:w="3370" w:type="dxa"/>
          <w:tcMar/>
        </w:tcPr>
        <w:p w:rsidR="15F2F8D1" w:rsidP="15F2F8D1" w:rsidRDefault="15F2F8D1" w14:paraId="27EE2757" w14:textId="336AE46A">
          <w:pPr>
            <w:pStyle w:val="Header"/>
            <w:bidi w:val="0"/>
            <w:ind w:left="-115"/>
            <w:jc w:val="left"/>
          </w:pPr>
        </w:p>
      </w:tc>
      <w:tc>
        <w:tcPr>
          <w:tcW w:w="3370" w:type="dxa"/>
          <w:tcMar/>
        </w:tcPr>
        <w:p w:rsidR="15F2F8D1" w:rsidP="15F2F8D1" w:rsidRDefault="15F2F8D1" w14:paraId="5509A325" w14:textId="1834A173">
          <w:pPr>
            <w:pStyle w:val="Header"/>
            <w:bidi w:val="0"/>
            <w:jc w:val="center"/>
          </w:pPr>
        </w:p>
      </w:tc>
      <w:tc>
        <w:tcPr>
          <w:tcW w:w="3370" w:type="dxa"/>
          <w:tcMar/>
        </w:tcPr>
        <w:p w:rsidR="15F2F8D1" w:rsidP="15F2F8D1" w:rsidRDefault="15F2F8D1" w14:paraId="249DB7AA" w14:textId="21691FDB">
          <w:pPr>
            <w:pStyle w:val="Header"/>
            <w:bidi w:val="0"/>
            <w:ind w:right="-115"/>
            <w:jc w:val="right"/>
          </w:pPr>
        </w:p>
      </w:tc>
    </w:tr>
  </w:tbl>
  <w:p w:rsidR="15F2F8D1" w:rsidP="15F2F8D1" w:rsidRDefault="15F2F8D1" w14:paraId="576BE960" w14:textId="39667570">
    <w:pPr>
      <w:pStyle w:val="Footer"/>
      <w:bidi w:val="0"/>
    </w:pPr>
  </w:p>
</w:ftr>
</file>

<file path=word/header.xml><?xml version="1.0" encoding="utf-8"?>
<w:hd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438CD2B8">
      <w:trPr>
        <w:trHeight w:val="300"/>
      </w:trPr>
      <w:tc>
        <w:tcPr>
          <w:tcW w:w="3370" w:type="dxa"/>
          <w:tcMar/>
        </w:tcPr>
        <w:p w:rsidR="15F2F8D1" w:rsidP="15F2F8D1" w:rsidRDefault="15F2F8D1" w14:paraId="429598E0" w14:textId="0EE31620">
          <w:pPr>
            <w:pStyle w:val="Header"/>
            <w:bidi w:val="0"/>
            <w:ind w:left="-115"/>
            <w:jc w:val="left"/>
          </w:pPr>
        </w:p>
      </w:tc>
      <w:tc>
        <w:tcPr>
          <w:tcW w:w="3370" w:type="dxa"/>
          <w:tcMar/>
        </w:tcPr>
        <w:p w:rsidR="15F2F8D1" w:rsidP="15F2F8D1" w:rsidRDefault="15F2F8D1" w14:paraId="4BFB975D" w14:textId="539105E6">
          <w:pPr>
            <w:pStyle w:val="Header"/>
            <w:bidi w:val="0"/>
            <w:jc w:val="center"/>
          </w:pPr>
        </w:p>
      </w:tc>
      <w:tc>
        <w:tcPr>
          <w:tcW w:w="3370" w:type="dxa"/>
          <w:tcMar/>
        </w:tcPr>
        <w:p w:rsidR="15F2F8D1" w:rsidP="15F2F8D1" w:rsidRDefault="15F2F8D1" w14:paraId="23648259" w14:textId="790C330D">
          <w:pPr>
            <w:pStyle w:val="Header"/>
            <w:bidi w:val="0"/>
            <w:ind w:right="-115"/>
            <w:jc w:val="right"/>
          </w:pPr>
        </w:p>
      </w:tc>
    </w:tr>
  </w:tbl>
  <w:p w:rsidR="15F2F8D1" w:rsidP="15F2F8D1" w:rsidRDefault="15F2F8D1" w14:paraId="1DD4A321" w14:textId="78B4F023">
    <w:pPr>
      <w:pStyle w:val="Header"/>
      <w:bidi w:val="0"/>
    </w:pPr>
  </w:p>
</w:hdr>
</file>

<file path=word/header2.xml><?xml version="1.0" encoding="utf-8"?>
<w:hdr xmlns:w14="http://schemas.microsoft.com/office/word/2010/wordml" xmlns:r="http://schemas.openxmlformats.org/officeDocument/2006/relationships" xmlns:w="http://schemas.openxmlformats.org/wordprocessingml/2006/main">
  <w:p w:rsidR="15F2F8D1" w:rsidP="15F2F8D1" w:rsidRDefault="15F2F8D1" w14:paraId="2177BBE7" w14:textId="5395E9D4">
    <w:pPr>
      <w:spacing w:after="160"/>
      <w:ind w:firstLine="272"/>
      <w:rPr>
        <w:sz w:val="48"/>
        <w:szCs w:val="48"/>
        <w:lang w:val="en-US"/>
      </w:rPr>
    </w:pPr>
    <w:r w:rsidRPr="341C68FE" w:rsidR="341C68FE">
      <w:rPr>
        <w:sz w:val="48"/>
        <w:szCs w:val="48"/>
        <w:lang w:val="en-US"/>
      </w:rPr>
      <w:t>Comparative Analysis of Machine Learning Algorithms for Stroke Prediction</w:t>
    </w:r>
  </w:p>
  <w:tbl>
    <w:tblPr>
      <w:tblStyle w:val="12"/>
      <w:bidiVisual w:val="0"/>
      <w:tblW w:w="10245"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2700"/>
      <w:gridCol w:w="2520"/>
      <w:gridCol w:w="2700"/>
      <w:gridCol w:w="2325"/>
    </w:tblGrid>
    <w:tr w:rsidR="341C68FE" w:rsidTr="24B80202" w14:paraId="411D55F5">
      <w:trPr>
        <w:trHeight w:val="300"/>
      </w:trPr>
      <w:tc>
        <w:tcPr>
          <w:tcW w:w="2700" w:type="dxa"/>
          <w:tcMar/>
        </w:tcPr>
        <w:p w:rsidR="341C68FE" w:rsidP="24B80202" w:rsidRDefault="341C68FE" w14:paraId="2035FEE2" w14:textId="50CC4EA0">
          <w:pPr>
            <w:pStyle w:val="Header"/>
            <w:suppressLineNumbers w:val="0"/>
            <w:bidi w:val="0"/>
            <w:spacing w:before="0" w:beforeAutospacing="off" w:after="0" w:afterAutospacing="off" w:line="240" w:lineRule="auto"/>
            <w:ind w:left="0" w:right="0"/>
            <w:jc w:val="center"/>
            <w:rPr>
              <w:noProof w:val="0"/>
              <w:lang w:val="en"/>
            </w:rPr>
          </w:pP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Dominic Boy Almazan</w:t>
          </w:r>
          <w:r>
            <w:br/>
          </w: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Foundation of Business Analytics</w:t>
          </w: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 BSIT</w:t>
          </w:r>
          <w:r>
            <w:br/>
          </w: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Jose Rizal University</w:t>
          </w:r>
          <w:r>
            <w:br/>
          </w: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Mandaluyong City, Philippines</w:t>
          </w:r>
          <w:r>
            <w:br/>
          </w:r>
          <w:hyperlink r:id="R92230a1ff1bd457a">
            <w:r w:rsidRPr="24B80202" w:rsidR="24B80202">
              <w:rPr>
                <w:rStyle w:val="10"/>
                <w:rFonts w:ascii="Times New Roman" w:hAnsi="Times New Roman" w:eastAsia="Times New Roman" w:cs="Times New Roman"/>
                <w:b w:val="0"/>
                <w:bCs w:val="0"/>
                <w:i w:val="0"/>
                <w:iCs w:val="0"/>
                <w:strike w:val="0"/>
                <w:dstrike w:val="0"/>
                <w:noProof w:val="0"/>
                <w:sz w:val="18"/>
                <w:szCs w:val="18"/>
                <w:lang w:val="en"/>
              </w:rPr>
              <w:t>dominicboy.almazan@my.jru.edu</w:t>
            </w:r>
          </w:hyperlink>
        </w:p>
      </w:tc>
      <w:tc>
        <w:tcPr>
          <w:tcW w:w="2520" w:type="dxa"/>
          <w:tcMar/>
        </w:tcPr>
        <w:p w:rsidR="341C68FE" w:rsidP="24B80202" w:rsidRDefault="341C68FE" w14:paraId="356E71E1" w14:textId="34A51F14">
          <w:pPr>
            <w:pStyle w:val="Header"/>
            <w:suppressLineNumbers w:val="0"/>
            <w:bidi w:val="0"/>
            <w:spacing w:before="0" w:beforeAutospacing="off" w:after="0" w:afterAutospacing="off" w:line="240" w:lineRule="auto"/>
            <w:ind w:left="0" w:right="0"/>
            <w:jc w:val="center"/>
            <w:rPr>
              <w:noProof w:val="0"/>
              <w:lang w:val="en"/>
            </w:rPr>
          </w:pP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Samantha Reign Pajanustan</w:t>
          </w:r>
          <w:r>
            <w:br/>
          </w: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Foundation of Business Analytics, BSIT</w:t>
          </w:r>
          <w:r>
            <w:br/>
          </w: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Jose Rizal University</w:t>
          </w:r>
          <w:r>
            <w:br/>
          </w:r>
          <w:r w:rsidRPr="24B80202" w:rsidR="24B80202">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Mandaluyong City, Philippines</w:t>
          </w:r>
          <w:r>
            <w:br/>
          </w:r>
          <w:hyperlink r:id="R248947782f864238">
            <w:r w:rsidRPr="24B80202" w:rsidR="24B80202">
              <w:rPr>
                <w:rStyle w:val="10"/>
                <w:rFonts w:ascii="Times New Roman" w:hAnsi="Times New Roman" w:eastAsia="Times New Roman" w:cs="Times New Roman"/>
                <w:b w:val="0"/>
                <w:bCs w:val="0"/>
                <w:i w:val="0"/>
                <w:iCs w:val="0"/>
                <w:strike w:val="0"/>
                <w:dstrike w:val="0"/>
                <w:noProof w:val="0"/>
                <w:sz w:val="18"/>
                <w:szCs w:val="18"/>
                <w:lang w:val="en"/>
              </w:rPr>
              <w:t>samanthareign.pajanustan</w:t>
            </w:r>
            <w:r w:rsidRPr="24B80202" w:rsidR="24B80202">
              <w:rPr>
                <w:rStyle w:val="10"/>
                <w:rFonts w:ascii="Times New Roman" w:hAnsi="Times New Roman" w:eastAsia="Times New Roman" w:cs="Times New Roman"/>
                <w:b w:val="0"/>
                <w:bCs w:val="0"/>
                <w:i w:val="0"/>
                <w:iCs w:val="0"/>
                <w:strike w:val="0"/>
                <w:dstrike w:val="0"/>
                <w:noProof w:val="0"/>
                <w:sz w:val="18"/>
                <w:szCs w:val="18"/>
                <w:lang w:val="en"/>
              </w:rPr>
              <w:t>@my.jru.edu</w:t>
            </w:r>
          </w:hyperlink>
        </w:p>
      </w:tc>
      <w:tc>
        <w:tcPr>
          <w:tcW w:w="2700" w:type="dxa"/>
          <w:tcMar/>
        </w:tcPr>
        <w:p w:rsidR="341C68FE" w:rsidP="341C68FE" w:rsidRDefault="341C68FE" w14:paraId="6A995027" w14:textId="5A85D085">
          <w:pPr>
            <w:pStyle w:val="Header"/>
            <w:suppressLineNumbers w:val="0"/>
            <w:bidi w:val="0"/>
            <w:spacing w:before="0" w:beforeAutospacing="off" w:after="0" w:afterAutospacing="off" w:line="240" w:lineRule="auto"/>
            <w:ind w:left="0" w:right="0"/>
            <w:jc w:val="center"/>
            <w:rPr>
              <w:noProof w:val="0"/>
              <w:lang w:val="en-US"/>
            </w:rPr>
          </w:pP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 xml:space="preserve">Ma. Leigh </w:t>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Nadyn</w:t>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 xml:space="preserve"> Pajanustan</w:t>
          </w:r>
          <w:r>
            <w:br/>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Foundation of Business Analytics, BSIT</w:t>
          </w:r>
          <w:r>
            <w:br/>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Jose Rizal University</w:t>
          </w:r>
          <w:r>
            <w:br/>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Mandaluyong City, Philippines</w:t>
          </w:r>
          <w:r>
            <w:br/>
          </w:r>
          <w:hyperlink r:id="R2a059976889a45e7">
            <w:r w:rsidRPr="341C68FE" w:rsidR="341C68FE">
              <w:rPr>
                <w:rStyle w:val="10"/>
                <w:rFonts w:ascii="Times New Roman" w:hAnsi="Times New Roman" w:eastAsia="Times New Roman" w:cs="Times New Roman"/>
                <w:b w:val="0"/>
                <w:bCs w:val="0"/>
                <w:i w:val="0"/>
                <w:iCs w:val="0"/>
                <w:strike w:val="0"/>
                <w:dstrike w:val="0"/>
                <w:noProof w:val="0"/>
                <w:sz w:val="18"/>
                <w:szCs w:val="18"/>
                <w:lang w:val="en-US"/>
              </w:rPr>
              <w:t>maleighnadyn.pajanustan</w:t>
            </w:r>
            <w:r w:rsidRPr="341C68FE" w:rsidR="341C68FE">
              <w:rPr>
                <w:rStyle w:val="10"/>
                <w:rFonts w:ascii="Times New Roman" w:hAnsi="Times New Roman" w:eastAsia="Times New Roman" w:cs="Times New Roman"/>
                <w:b w:val="0"/>
                <w:bCs w:val="0"/>
                <w:i w:val="0"/>
                <w:iCs w:val="0"/>
                <w:strike w:val="0"/>
                <w:dstrike w:val="0"/>
                <w:noProof w:val="0"/>
                <w:sz w:val="18"/>
                <w:szCs w:val="18"/>
                <w:lang w:val="en-US"/>
              </w:rPr>
              <w:t>@my.jru.edu</w:t>
            </w:r>
          </w:hyperlink>
        </w:p>
        <w:p w:rsidR="341C68FE" w:rsidP="341C68FE" w:rsidRDefault="341C68FE" w14:paraId="77ADF992" w14:textId="7267DCC7">
          <w:pPr>
            <w:pStyle w:val="Header"/>
            <w:suppressLineNumbers w:val="0"/>
            <w:bidi w:val="0"/>
            <w:spacing w:before="0" w:beforeAutospacing="off" w:after="0" w:afterAutospacing="off" w:line="240" w:lineRule="auto"/>
            <w:ind w:left="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pPr>
        </w:p>
      </w:tc>
      <w:tc>
        <w:tcPr>
          <w:tcW w:w="2325" w:type="dxa"/>
          <w:tcMar/>
        </w:tcPr>
        <w:p w:rsidR="341C68FE" w:rsidP="341C68FE" w:rsidRDefault="341C68FE" w14:paraId="64DDF985" w14:textId="7D0053D8">
          <w:pPr>
            <w:pStyle w:val="Header"/>
            <w:bidi w:val="0"/>
            <w:rPr>
              <w:noProof w:val="0"/>
              <w:lang w:val="en"/>
            </w:rPr>
          </w:pP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Angela D. Taylan</w:t>
          </w:r>
          <w:r>
            <w:br/>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Foundation of Business Analytics, BSIT</w:t>
          </w:r>
          <w:r>
            <w:br/>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Jose Rizal University</w:t>
          </w:r>
          <w:r>
            <w:br/>
          </w:r>
          <w:r w:rsidRPr="341C68FE" w:rsidR="341C68FE">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t>Mandaluyong City, Philippines</w:t>
          </w:r>
          <w:r>
            <w:br/>
          </w:r>
          <w:hyperlink r:id="R2172cd6992924c26">
            <w:r w:rsidRPr="341C68FE" w:rsidR="341C68FE">
              <w:rPr>
                <w:rStyle w:val="10"/>
                <w:rFonts w:ascii="Times New Roman" w:hAnsi="Times New Roman" w:eastAsia="Times New Roman" w:cs="Times New Roman"/>
                <w:b w:val="0"/>
                <w:bCs w:val="0"/>
                <w:i w:val="0"/>
                <w:iCs w:val="0"/>
                <w:strike w:val="0"/>
                <w:dstrike w:val="0"/>
                <w:noProof w:val="0"/>
                <w:sz w:val="18"/>
                <w:szCs w:val="18"/>
                <w:lang w:val="en"/>
              </w:rPr>
              <w:t>angela.taylan@my.jru.edu</w:t>
            </w:r>
          </w:hyperlink>
        </w:p>
        <w:p w:rsidR="341C68FE" w:rsidP="341C68FE" w:rsidRDefault="341C68FE" w14:paraId="14900ACB" w14:textId="354EAFEF">
          <w:pPr>
            <w:pStyle w:val="Header"/>
            <w:bidi w:val="0"/>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
            </w:rPr>
          </w:pPr>
        </w:p>
      </w:tc>
    </w:tr>
  </w:tbl>
  <w:p w:rsidR="341C68FE" w:rsidP="341C68FE" w:rsidRDefault="341C68FE" w14:paraId="2BA8B5FB" w14:textId="10252CB1">
    <w:pPr>
      <w:pStyle w:val="Header"/>
    </w:pPr>
  </w:p>
</w:hdr>
</file>

<file path=word/header3.xml><?xml version="1.0" encoding="utf-8"?>
<w:hd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639B89D3">
      <w:trPr>
        <w:trHeight w:val="300"/>
      </w:trPr>
      <w:tc>
        <w:tcPr>
          <w:tcW w:w="3370" w:type="dxa"/>
          <w:tcMar/>
        </w:tcPr>
        <w:p w:rsidR="15F2F8D1" w:rsidP="15F2F8D1" w:rsidRDefault="15F2F8D1" w14:paraId="321040EB" w14:textId="08ABC3B3">
          <w:pPr>
            <w:pStyle w:val="Header"/>
            <w:bidi w:val="0"/>
            <w:ind w:left="-115"/>
            <w:jc w:val="left"/>
          </w:pPr>
        </w:p>
      </w:tc>
      <w:tc>
        <w:tcPr>
          <w:tcW w:w="3370" w:type="dxa"/>
          <w:tcMar/>
        </w:tcPr>
        <w:p w:rsidR="15F2F8D1" w:rsidP="15F2F8D1" w:rsidRDefault="15F2F8D1" w14:paraId="3A8DF09B" w14:textId="437A430D">
          <w:pPr>
            <w:pStyle w:val="Header"/>
            <w:bidi w:val="0"/>
            <w:jc w:val="center"/>
          </w:pPr>
        </w:p>
      </w:tc>
      <w:tc>
        <w:tcPr>
          <w:tcW w:w="3370" w:type="dxa"/>
          <w:tcMar/>
        </w:tcPr>
        <w:p w:rsidR="15F2F8D1" w:rsidP="15F2F8D1" w:rsidRDefault="15F2F8D1" w14:paraId="709C6F1B" w14:textId="7E83E461">
          <w:pPr>
            <w:pStyle w:val="Header"/>
            <w:bidi w:val="0"/>
            <w:ind w:right="-115"/>
            <w:jc w:val="right"/>
          </w:pPr>
        </w:p>
      </w:tc>
    </w:tr>
  </w:tbl>
  <w:p w:rsidR="15F2F8D1" w:rsidP="15F2F8D1" w:rsidRDefault="15F2F8D1" w14:paraId="26BB3223" w14:textId="51E1A97D">
    <w:pPr>
      <w:pStyle w:val="Header"/>
      <w:bidi w:val="0"/>
    </w:pPr>
  </w:p>
</w:hdr>
</file>

<file path=word/header4.xml><?xml version="1.0" encoding="utf-8"?>
<w:hd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428131E1">
      <w:trPr>
        <w:trHeight w:val="300"/>
      </w:trPr>
      <w:tc>
        <w:tcPr>
          <w:tcW w:w="3370" w:type="dxa"/>
          <w:tcMar/>
        </w:tcPr>
        <w:p w:rsidR="15F2F8D1" w:rsidP="15F2F8D1" w:rsidRDefault="15F2F8D1" w14:paraId="68228E93" w14:textId="7F3B9BAB">
          <w:pPr>
            <w:pStyle w:val="Header"/>
            <w:bidi w:val="0"/>
            <w:ind w:left="-115"/>
            <w:jc w:val="left"/>
          </w:pPr>
        </w:p>
      </w:tc>
      <w:tc>
        <w:tcPr>
          <w:tcW w:w="3370" w:type="dxa"/>
          <w:tcMar/>
        </w:tcPr>
        <w:p w:rsidR="15F2F8D1" w:rsidP="15F2F8D1" w:rsidRDefault="15F2F8D1" w14:paraId="6D360401" w14:textId="30D0E09F">
          <w:pPr>
            <w:pStyle w:val="Header"/>
            <w:bidi w:val="0"/>
            <w:jc w:val="center"/>
          </w:pPr>
        </w:p>
      </w:tc>
      <w:tc>
        <w:tcPr>
          <w:tcW w:w="3370" w:type="dxa"/>
          <w:tcMar/>
        </w:tcPr>
        <w:p w:rsidR="15F2F8D1" w:rsidP="15F2F8D1" w:rsidRDefault="15F2F8D1" w14:paraId="179EB68C" w14:textId="295DEDB9">
          <w:pPr>
            <w:pStyle w:val="Header"/>
            <w:bidi w:val="0"/>
            <w:ind w:right="-115"/>
            <w:jc w:val="right"/>
          </w:pPr>
        </w:p>
      </w:tc>
    </w:tr>
  </w:tbl>
  <w:p w:rsidR="15F2F8D1" w:rsidP="15F2F8D1" w:rsidRDefault="15F2F8D1" w14:paraId="3849EE17" w14:textId="0DE1235F">
    <w:pPr>
      <w:pStyle w:val="Header"/>
      <w:bidi w:val="0"/>
    </w:pPr>
  </w:p>
</w:hdr>
</file>

<file path=word/header5.xml><?xml version="1.0" encoding="utf-8"?>
<w:hd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3EB17807">
      <w:trPr>
        <w:trHeight w:val="300"/>
      </w:trPr>
      <w:tc>
        <w:tcPr>
          <w:tcW w:w="3370" w:type="dxa"/>
          <w:tcMar/>
        </w:tcPr>
        <w:p w:rsidR="15F2F8D1" w:rsidP="15F2F8D1" w:rsidRDefault="15F2F8D1" w14:paraId="59CDE5AF" w14:textId="1F836DF2">
          <w:pPr>
            <w:pStyle w:val="Header"/>
            <w:bidi w:val="0"/>
            <w:ind w:left="-115"/>
            <w:jc w:val="left"/>
          </w:pPr>
        </w:p>
      </w:tc>
      <w:tc>
        <w:tcPr>
          <w:tcW w:w="3370" w:type="dxa"/>
          <w:tcMar/>
        </w:tcPr>
        <w:p w:rsidR="15F2F8D1" w:rsidP="15F2F8D1" w:rsidRDefault="15F2F8D1" w14:paraId="5864D12C" w14:textId="3C09036D">
          <w:pPr>
            <w:pStyle w:val="Header"/>
            <w:bidi w:val="0"/>
            <w:jc w:val="center"/>
          </w:pPr>
        </w:p>
      </w:tc>
      <w:tc>
        <w:tcPr>
          <w:tcW w:w="3370" w:type="dxa"/>
          <w:tcMar/>
        </w:tcPr>
        <w:p w:rsidR="15F2F8D1" w:rsidP="15F2F8D1" w:rsidRDefault="15F2F8D1" w14:paraId="17A45F5A" w14:textId="696CBCF3">
          <w:pPr>
            <w:pStyle w:val="Header"/>
            <w:bidi w:val="0"/>
            <w:ind w:right="-115"/>
            <w:jc w:val="right"/>
          </w:pPr>
        </w:p>
      </w:tc>
    </w:tr>
  </w:tbl>
  <w:p w:rsidR="15F2F8D1" w:rsidP="15F2F8D1" w:rsidRDefault="15F2F8D1" w14:paraId="114C0836" w14:textId="1511D1CE">
    <w:pPr>
      <w:pStyle w:val="Header"/>
      <w:bidi w:val="0"/>
    </w:pPr>
  </w:p>
</w:hdr>
</file>

<file path=word/header6.xml><?xml version="1.0" encoding="utf-8"?>
<w:hd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52CC218B">
      <w:trPr>
        <w:trHeight w:val="300"/>
      </w:trPr>
      <w:tc>
        <w:tcPr>
          <w:tcW w:w="3370" w:type="dxa"/>
          <w:tcMar/>
        </w:tcPr>
        <w:p w:rsidR="15F2F8D1" w:rsidP="15F2F8D1" w:rsidRDefault="15F2F8D1" w14:paraId="789C7650" w14:textId="2996B308">
          <w:pPr>
            <w:pStyle w:val="Header"/>
            <w:bidi w:val="0"/>
            <w:ind w:left="-115"/>
            <w:jc w:val="left"/>
          </w:pPr>
        </w:p>
      </w:tc>
      <w:tc>
        <w:tcPr>
          <w:tcW w:w="3370" w:type="dxa"/>
          <w:tcMar/>
        </w:tcPr>
        <w:p w:rsidR="15F2F8D1" w:rsidP="15F2F8D1" w:rsidRDefault="15F2F8D1" w14:paraId="64BC82C0" w14:textId="0400FC9C">
          <w:pPr>
            <w:pStyle w:val="Header"/>
            <w:bidi w:val="0"/>
            <w:jc w:val="center"/>
          </w:pPr>
        </w:p>
      </w:tc>
      <w:tc>
        <w:tcPr>
          <w:tcW w:w="3370" w:type="dxa"/>
          <w:tcMar/>
        </w:tcPr>
        <w:p w:rsidR="15F2F8D1" w:rsidP="15F2F8D1" w:rsidRDefault="15F2F8D1" w14:paraId="57D189E8" w14:textId="0727AEEF">
          <w:pPr>
            <w:pStyle w:val="Header"/>
            <w:bidi w:val="0"/>
            <w:ind w:right="-115"/>
            <w:jc w:val="right"/>
          </w:pPr>
        </w:p>
      </w:tc>
    </w:tr>
  </w:tbl>
  <w:p w:rsidR="15F2F8D1" w:rsidP="15F2F8D1" w:rsidRDefault="15F2F8D1" w14:paraId="7333FD4A" w14:textId="2B7A9511">
    <w:pPr>
      <w:pStyle w:val="Header"/>
      <w:bidi w:val="0"/>
    </w:pPr>
  </w:p>
</w:hdr>
</file>

<file path=word/header7.xml><?xml version="1.0" encoding="utf-8"?>
<w:hd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1825C6E3">
      <w:trPr>
        <w:trHeight w:val="300"/>
      </w:trPr>
      <w:tc>
        <w:tcPr>
          <w:tcW w:w="3370" w:type="dxa"/>
          <w:tcMar/>
        </w:tcPr>
        <w:p w:rsidR="15F2F8D1" w:rsidP="15F2F8D1" w:rsidRDefault="15F2F8D1" w14:paraId="5B83795B" w14:textId="5308D121">
          <w:pPr>
            <w:pStyle w:val="Header"/>
            <w:bidi w:val="0"/>
            <w:ind w:left="-115"/>
            <w:jc w:val="left"/>
          </w:pPr>
        </w:p>
      </w:tc>
      <w:tc>
        <w:tcPr>
          <w:tcW w:w="3370" w:type="dxa"/>
          <w:tcMar/>
        </w:tcPr>
        <w:p w:rsidR="15F2F8D1" w:rsidP="15F2F8D1" w:rsidRDefault="15F2F8D1" w14:paraId="4B7A90D7" w14:textId="36824D1D">
          <w:pPr>
            <w:pStyle w:val="Header"/>
            <w:bidi w:val="0"/>
            <w:jc w:val="center"/>
          </w:pPr>
        </w:p>
      </w:tc>
      <w:tc>
        <w:tcPr>
          <w:tcW w:w="3370" w:type="dxa"/>
          <w:tcMar/>
        </w:tcPr>
        <w:p w:rsidR="15F2F8D1" w:rsidP="15F2F8D1" w:rsidRDefault="15F2F8D1" w14:paraId="2FC051EC" w14:textId="53B56321">
          <w:pPr>
            <w:pStyle w:val="Header"/>
            <w:bidi w:val="0"/>
            <w:ind w:right="-115"/>
            <w:jc w:val="right"/>
          </w:pPr>
        </w:p>
      </w:tc>
    </w:tr>
  </w:tbl>
  <w:p w:rsidR="15F2F8D1" w:rsidP="15F2F8D1" w:rsidRDefault="15F2F8D1" w14:paraId="61242490" w14:textId="18AD7907">
    <w:pPr>
      <w:pStyle w:val="Header"/>
      <w:bidi w:val="0"/>
    </w:pPr>
  </w:p>
</w:hdr>
</file>

<file path=word/header8.xml><?xml version="1.0" encoding="utf-8"?>
<w:hdr xmlns:w14="http://schemas.microsoft.com/office/word/2010/wordml" xmlns:w="http://schemas.openxmlformats.org/wordprocessingml/2006/main">
  <w:tbl>
    <w:tblPr>
      <w:tblStyle w:val="9"/>
      <w:bidiVisual w:val="0"/>
      <w:tblW w:w="0" w:type="auto"/>
      <w:tblLayout w:type="fixed"/>
      <w:tblLook w:val="06A0" w:firstRow="1" w:lastRow="0" w:firstColumn="1" w:lastColumn="0" w:noHBand="1" w:noVBand="1"/>
    </w:tblPr>
    <w:tblGrid>
      <w:gridCol w:w="3370"/>
      <w:gridCol w:w="3370"/>
      <w:gridCol w:w="3370"/>
    </w:tblGrid>
    <w:tr w:rsidR="15F2F8D1" w:rsidTr="15F2F8D1" w14:paraId="0ACA33E1">
      <w:trPr>
        <w:trHeight w:val="300"/>
      </w:trPr>
      <w:tc>
        <w:tcPr>
          <w:tcW w:w="3370" w:type="dxa"/>
          <w:tcMar/>
        </w:tcPr>
        <w:p w:rsidR="15F2F8D1" w:rsidP="15F2F8D1" w:rsidRDefault="15F2F8D1" w14:paraId="4CDA4248" w14:textId="76AB2461">
          <w:pPr>
            <w:pStyle w:val="Header"/>
            <w:bidi w:val="0"/>
            <w:ind w:left="-115"/>
            <w:jc w:val="left"/>
          </w:pPr>
        </w:p>
      </w:tc>
      <w:tc>
        <w:tcPr>
          <w:tcW w:w="3370" w:type="dxa"/>
          <w:tcMar/>
        </w:tcPr>
        <w:p w:rsidR="15F2F8D1" w:rsidP="15F2F8D1" w:rsidRDefault="15F2F8D1" w14:paraId="44FE1AAB" w14:textId="52AF4DE3">
          <w:pPr>
            <w:pStyle w:val="Header"/>
            <w:bidi w:val="0"/>
            <w:jc w:val="center"/>
          </w:pPr>
        </w:p>
      </w:tc>
      <w:tc>
        <w:tcPr>
          <w:tcW w:w="3370" w:type="dxa"/>
          <w:tcMar/>
        </w:tcPr>
        <w:p w:rsidR="15F2F8D1" w:rsidP="15F2F8D1" w:rsidRDefault="15F2F8D1" w14:paraId="5362EE45" w14:textId="2799B6B0">
          <w:pPr>
            <w:pStyle w:val="Header"/>
            <w:bidi w:val="0"/>
            <w:ind w:right="-115"/>
            <w:jc w:val="right"/>
          </w:pPr>
        </w:p>
      </w:tc>
    </w:tr>
  </w:tbl>
  <w:p w:rsidR="15F2F8D1" w:rsidP="15F2F8D1" w:rsidRDefault="15F2F8D1" w14:paraId="2463799D" w14:textId="2D14568A">
    <w:pPr>
      <w:pStyle w:val="Header"/>
      <w:bidi w:val="0"/>
    </w:pPr>
  </w:p>
</w:hdr>
</file>

<file path=word/intelligence2.xml><?xml version="1.0" encoding="utf-8"?>
<int2:intelligence xmlns:int2="http://schemas.microsoft.com/office/intelligence/2020/intelligence">
  <int2:observations>
    <int2:bookmark int2:bookmarkName="_Int_LvwQymtq" int2:invalidationBookmarkName="" int2:hashCode="q24s1tSJE1hl+2" int2:id="1Npz0XQ6">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17">
    <w:nsid w:val="5f2554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53e0e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e2fa3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cb81d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4b5cd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61854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nsid w:val="07CF5CFB"/>
    <w:multiLevelType w:val="multilevel"/>
    <w:tmpl w:val="07CF5CF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
    <w:nsid w:val="1A5DBCB9"/>
    <w:multiLevelType w:val="multilevel"/>
    <w:tmpl w:val="1A5DBCB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
    <w:nsid w:val="27B21998"/>
    <w:multiLevelType w:val="multilevel"/>
    <w:tmpl w:val="27B2199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9E32F93"/>
    <w:multiLevelType w:val="multilevel"/>
    <w:tmpl w:val="29E32F93"/>
    <w:lvl w:ilvl="0" w:tentative="0">
      <w:start w:val="1"/>
      <w:numFmt w:val="upperRoman"/>
      <w:lvlText w:val="%1."/>
      <w:lvlJc w:val="center"/>
      <w:pPr>
        <w:ind w:left="0" w:firstLine="0"/>
      </w:pPr>
      <w:rPr>
        <w:rFonts w:ascii="Times New Roman" w:hAnsi="Times New Roman" w:eastAsia="Times New Roman" w:cs="Times New Roman"/>
        <w:smallCaps w:val="0"/>
        <w:strike w:val="0"/>
        <w:color w:val="000000"/>
        <w:sz w:val="20"/>
        <w:szCs w:val="20"/>
        <w:vertAlign w:val="baseline"/>
      </w:rPr>
    </w:lvl>
    <w:lvl w:ilvl="1" w:tentative="0">
      <w:start w:val="1"/>
      <w:numFmt w:val="upperLetter"/>
      <w:lvlText w:val="%2."/>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2" w:tentative="0">
      <w:start w:val="1"/>
      <w:numFmt w:val="decimal"/>
      <w:lvlText w:val="%3)"/>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3" w:tentative="0">
      <w:start w:val="1"/>
      <w:numFmt w:val="lowerLetter"/>
      <w:lvlText w:val="%4)"/>
      <w:lvlJc w:val="left"/>
      <w:pPr>
        <w:ind w:left="0" w:firstLine="360"/>
      </w:pPr>
      <w:rPr>
        <w:rFonts w:ascii="Times New Roman" w:hAnsi="Times New Roman" w:eastAsia="Times New Roman" w:cs="Times New Roman"/>
        <w:b w:val="0"/>
        <w:i/>
        <w:sz w:val="20"/>
        <w:szCs w:val="20"/>
      </w:rPr>
    </w:lvl>
    <w:lvl w:ilvl="4" w:tentative="0">
      <w:start w:val="1"/>
      <w:numFmt w:val="decimal"/>
      <w:lvlText w:val=""/>
      <w:lvlJc w:val="left"/>
      <w:pPr>
        <w:ind w:left="9360" w:hanging="2880"/>
      </w:pPr>
    </w:lvl>
    <w:lvl w:ilvl="5" w:tentative="0">
      <w:start w:val="1"/>
      <w:numFmt w:val="lowerLetter"/>
      <w:lvlText w:val="(%6)"/>
      <w:lvlJc w:val="left"/>
      <w:pPr>
        <w:ind w:left="10080" w:hanging="3600"/>
      </w:pPr>
    </w:lvl>
    <w:lvl w:ilvl="6" w:tentative="0">
      <w:start w:val="1"/>
      <w:numFmt w:val="lowerRoman"/>
      <w:lvlText w:val="(%7)"/>
      <w:lvlJc w:val="left"/>
      <w:pPr>
        <w:ind w:left="10800" w:hanging="4320"/>
      </w:pPr>
    </w:lvl>
    <w:lvl w:ilvl="7" w:tentative="0">
      <w:start w:val="1"/>
      <w:numFmt w:val="lowerLetter"/>
      <w:lvlText w:val="(%8)"/>
      <w:lvlJc w:val="left"/>
      <w:pPr>
        <w:ind w:left="11520" w:hanging="5040"/>
      </w:pPr>
    </w:lvl>
    <w:lvl w:ilvl="8" w:tentative="0">
      <w:start w:val="1"/>
      <w:numFmt w:val="lowerRoman"/>
      <w:lvlText w:val="(%9)"/>
      <w:lvlJc w:val="left"/>
      <w:pPr>
        <w:ind w:left="12240" w:hanging="5760"/>
      </w:pPr>
    </w:lvl>
  </w:abstractNum>
  <w:abstractNum w:abstractNumId="4">
    <w:nsid w:val="3B47E534"/>
    <w:multiLevelType w:val="multilevel"/>
    <w:tmpl w:val="3B47E53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5">
    <w:nsid w:val="50B1F515"/>
    <w:multiLevelType w:val="multilevel"/>
    <w:tmpl w:val="50B1F51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6">
    <w:nsid w:val="51009896"/>
    <w:multiLevelType w:val="multilevel"/>
    <w:tmpl w:val="5100989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7">
    <w:nsid w:val="53C43172"/>
    <w:multiLevelType w:val="multilevel"/>
    <w:tmpl w:val="53C4317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8">
    <w:nsid w:val="5B5918B6"/>
    <w:multiLevelType w:val="multilevel"/>
    <w:tmpl w:val="5B5918B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9">
    <w:nsid w:val="6657895C"/>
    <w:multiLevelType w:val="multilevel"/>
    <w:tmpl w:val="6657895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0">
    <w:nsid w:val="699ABD13"/>
    <w:multiLevelType w:val="multilevel"/>
    <w:tmpl w:val="699ABD1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1">
    <w:nsid w:val="7AE79EF7"/>
    <w:multiLevelType w:val="multilevel"/>
    <w:tmpl w:val="7AE79EF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
    <w:abstractNumId w:val="3"/>
  </w:num>
  <w:num w:numId="2">
    <w:abstractNumId w:val="2"/>
  </w:num>
  <w:num w:numId="3">
    <w:abstractNumId w:val="10"/>
  </w:num>
  <w:num w:numId="4">
    <w:abstractNumId w:val="7"/>
  </w:num>
  <w:num w:numId="5">
    <w:abstractNumId w:val="0"/>
  </w:num>
  <w:num w:numId="6">
    <w:abstractNumId w:val="4"/>
  </w:num>
  <w:num w:numId="7">
    <w:abstractNumId w:val="5"/>
  </w:num>
  <w:num w:numId="8">
    <w:abstractNumId w:val="8"/>
  </w:num>
  <w:num w:numId="9">
    <w:abstractNumId w:val="11"/>
  </w:num>
  <w:num w:numId="10">
    <w:abstractNumId w:val="1"/>
  </w:num>
  <w:num w:numId="11">
    <w:abstractNumId w:val="9"/>
  </w:num>
  <w:num w:numId="1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10"/>
  <w:embedTrueTypeFonts/>
  <w:trackRevisions w:val="false"/>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915"/>
    <w:rsid w:val="00064DAD"/>
    <w:rsid w:val="000B6500"/>
    <w:rsid w:val="000D96F9"/>
    <w:rsid w:val="0010272F"/>
    <w:rsid w:val="001C32A1"/>
    <w:rsid w:val="00279BA9"/>
    <w:rsid w:val="00332359"/>
    <w:rsid w:val="0038A3E0"/>
    <w:rsid w:val="00443915"/>
    <w:rsid w:val="0052007E"/>
    <w:rsid w:val="00F438EA"/>
    <w:rsid w:val="011B3AAA"/>
    <w:rsid w:val="011D0790"/>
    <w:rsid w:val="01496BC1"/>
    <w:rsid w:val="015AED21"/>
    <w:rsid w:val="01722326"/>
    <w:rsid w:val="01AEC28B"/>
    <w:rsid w:val="01BC873B"/>
    <w:rsid w:val="01FDFFB1"/>
    <w:rsid w:val="022FA525"/>
    <w:rsid w:val="02C9F4B9"/>
    <w:rsid w:val="02F68DE3"/>
    <w:rsid w:val="0302598F"/>
    <w:rsid w:val="03113A67"/>
    <w:rsid w:val="03227FCB"/>
    <w:rsid w:val="0325B006"/>
    <w:rsid w:val="03542D44"/>
    <w:rsid w:val="03782E46"/>
    <w:rsid w:val="03821504"/>
    <w:rsid w:val="03D1AC31"/>
    <w:rsid w:val="03D2830C"/>
    <w:rsid w:val="03D9DD36"/>
    <w:rsid w:val="03F020F7"/>
    <w:rsid w:val="040D2895"/>
    <w:rsid w:val="0430FD72"/>
    <w:rsid w:val="048A1710"/>
    <w:rsid w:val="049675CE"/>
    <w:rsid w:val="04E62CB6"/>
    <w:rsid w:val="04E62F39"/>
    <w:rsid w:val="04F14F34"/>
    <w:rsid w:val="05967069"/>
    <w:rsid w:val="05A2AE29"/>
    <w:rsid w:val="05AC19B0"/>
    <w:rsid w:val="05AE6662"/>
    <w:rsid w:val="05EE17AA"/>
    <w:rsid w:val="067DFCCA"/>
    <w:rsid w:val="06B30EB5"/>
    <w:rsid w:val="06C20DF8"/>
    <w:rsid w:val="07100427"/>
    <w:rsid w:val="071451D1"/>
    <w:rsid w:val="07550270"/>
    <w:rsid w:val="079EC191"/>
    <w:rsid w:val="07FEE83C"/>
    <w:rsid w:val="08058153"/>
    <w:rsid w:val="080DE206"/>
    <w:rsid w:val="0839DDE2"/>
    <w:rsid w:val="08833652"/>
    <w:rsid w:val="08B1531F"/>
    <w:rsid w:val="08DF44C9"/>
    <w:rsid w:val="08E55DF7"/>
    <w:rsid w:val="092A5E0E"/>
    <w:rsid w:val="092FB3CB"/>
    <w:rsid w:val="09439974"/>
    <w:rsid w:val="099678CA"/>
    <w:rsid w:val="09AC5DC7"/>
    <w:rsid w:val="09AF0E66"/>
    <w:rsid w:val="0A5D9DA2"/>
    <w:rsid w:val="0AA17B9C"/>
    <w:rsid w:val="0ACCA730"/>
    <w:rsid w:val="0B04518F"/>
    <w:rsid w:val="0B3AD890"/>
    <w:rsid w:val="0BC9F914"/>
    <w:rsid w:val="0BD8126A"/>
    <w:rsid w:val="0BDE3F2F"/>
    <w:rsid w:val="0BEC9F47"/>
    <w:rsid w:val="0BF37901"/>
    <w:rsid w:val="0C458D46"/>
    <w:rsid w:val="0C8459FB"/>
    <w:rsid w:val="0CEF888A"/>
    <w:rsid w:val="0CF2F9B4"/>
    <w:rsid w:val="0D190D4E"/>
    <w:rsid w:val="0D364734"/>
    <w:rsid w:val="0D4D7275"/>
    <w:rsid w:val="0D9DB601"/>
    <w:rsid w:val="0DE92E0B"/>
    <w:rsid w:val="0DF47CFE"/>
    <w:rsid w:val="0E1C1D9B"/>
    <w:rsid w:val="0E49EC3B"/>
    <w:rsid w:val="0E830C59"/>
    <w:rsid w:val="0EA4C67E"/>
    <w:rsid w:val="0EB2AED2"/>
    <w:rsid w:val="0ECD692D"/>
    <w:rsid w:val="0EFA13E1"/>
    <w:rsid w:val="0F02C4EA"/>
    <w:rsid w:val="0F6FFEE4"/>
    <w:rsid w:val="0F8A8E3E"/>
    <w:rsid w:val="103BD822"/>
    <w:rsid w:val="104D1827"/>
    <w:rsid w:val="10575EEF"/>
    <w:rsid w:val="111F38D4"/>
    <w:rsid w:val="1132C482"/>
    <w:rsid w:val="11342CD7"/>
    <w:rsid w:val="11718611"/>
    <w:rsid w:val="1191F9C5"/>
    <w:rsid w:val="11974332"/>
    <w:rsid w:val="11C2320C"/>
    <w:rsid w:val="11CA2DD0"/>
    <w:rsid w:val="11D4F04B"/>
    <w:rsid w:val="126048FA"/>
    <w:rsid w:val="128799BA"/>
    <w:rsid w:val="129BFD2F"/>
    <w:rsid w:val="1308C085"/>
    <w:rsid w:val="134F8F97"/>
    <w:rsid w:val="1368AC5C"/>
    <w:rsid w:val="13C810FE"/>
    <w:rsid w:val="14156B86"/>
    <w:rsid w:val="14253AE6"/>
    <w:rsid w:val="1429347C"/>
    <w:rsid w:val="1434186A"/>
    <w:rsid w:val="149D9F12"/>
    <w:rsid w:val="14A1ABD3"/>
    <w:rsid w:val="14A6E497"/>
    <w:rsid w:val="14A71282"/>
    <w:rsid w:val="14C7F205"/>
    <w:rsid w:val="14D1FB69"/>
    <w:rsid w:val="14D4F4AD"/>
    <w:rsid w:val="14E873D6"/>
    <w:rsid w:val="15070B92"/>
    <w:rsid w:val="150EA6A4"/>
    <w:rsid w:val="15421CC7"/>
    <w:rsid w:val="154FCF9E"/>
    <w:rsid w:val="157231AF"/>
    <w:rsid w:val="15A99F15"/>
    <w:rsid w:val="15B197DA"/>
    <w:rsid w:val="15F2F8D1"/>
    <w:rsid w:val="1618F43E"/>
    <w:rsid w:val="166DC7BC"/>
    <w:rsid w:val="16946B19"/>
    <w:rsid w:val="16B0DA78"/>
    <w:rsid w:val="16EA80A4"/>
    <w:rsid w:val="16F2B96E"/>
    <w:rsid w:val="177FDFA1"/>
    <w:rsid w:val="17F81426"/>
    <w:rsid w:val="180939B1"/>
    <w:rsid w:val="180F838C"/>
    <w:rsid w:val="185D3908"/>
    <w:rsid w:val="187B3D18"/>
    <w:rsid w:val="18A606D9"/>
    <w:rsid w:val="18B33A00"/>
    <w:rsid w:val="18D511ED"/>
    <w:rsid w:val="18F30F4B"/>
    <w:rsid w:val="18F8C662"/>
    <w:rsid w:val="1908CC51"/>
    <w:rsid w:val="1913F1B0"/>
    <w:rsid w:val="191A9FB0"/>
    <w:rsid w:val="19689093"/>
    <w:rsid w:val="19B3597C"/>
    <w:rsid w:val="19C9F28D"/>
    <w:rsid w:val="19CDAFCC"/>
    <w:rsid w:val="19E985A8"/>
    <w:rsid w:val="1A5C87AF"/>
    <w:rsid w:val="1ABB0AEF"/>
    <w:rsid w:val="1B2F6428"/>
    <w:rsid w:val="1B3A990C"/>
    <w:rsid w:val="1B3E2AE1"/>
    <w:rsid w:val="1B4825C7"/>
    <w:rsid w:val="1B503F84"/>
    <w:rsid w:val="1B7B29B1"/>
    <w:rsid w:val="1B98D8BD"/>
    <w:rsid w:val="1BE1EA93"/>
    <w:rsid w:val="1C1CD7AB"/>
    <w:rsid w:val="1C5C8799"/>
    <w:rsid w:val="1CAD5D46"/>
    <w:rsid w:val="1CCD998F"/>
    <w:rsid w:val="1CEFE43D"/>
    <w:rsid w:val="1D1FCE7F"/>
    <w:rsid w:val="1D93091B"/>
    <w:rsid w:val="1DA04FC5"/>
    <w:rsid w:val="1DF063A1"/>
    <w:rsid w:val="1DFEA0EA"/>
    <w:rsid w:val="1E11186F"/>
    <w:rsid w:val="1E156738"/>
    <w:rsid w:val="1E3DB11E"/>
    <w:rsid w:val="1E4C5CC0"/>
    <w:rsid w:val="1E8FFD25"/>
    <w:rsid w:val="1EA4FE15"/>
    <w:rsid w:val="1EB373CE"/>
    <w:rsid w:val="1EC76695"/>
    <w:rsid w:val="1EC8F4E3"/>
    <w:rsid w:val="1EF0D507"/>
    <w:rsid w:val="1F146A0E"/>
    <w:rsid w:val="1F2DFA16"/>
    <w:rsid w:val="1F3928D9"/>
    <w:rsid w:val="1F4CB1DB"/>
    <w:rsid w:val="1F59A931"/>
    <w:rsid w:val="203C1DEA"/>
    <w:rsid w:val="2071E73F"/>
    <w:rsid w:val="2092995C"/>
    <w:rsid w:val="20D68294"/>
    <w:rsid w:val="20EAF5F9"/>
    <w:rsid w:val="210BDE14"/>
    <w:rsid w:val="21201A6F"/>
    <w:rsid w:val="21661646"/>
    <w:rsid w:val="217F0A4D"/>
    <w:rsid w:val="21A8E589"/>
    <w:rsid w:val="21AA3A20"/>
    <w:rsid w:val="21C83430"/>
    <w:rsid w:val="21D3FF18"/>
    <w:rsid w:val="21E2DC9F"/>
    <w:rsid w:val="223F9A1C"/>
    <w:rsid w:val="2267D436"/>
    <w:rsid w:val="228E6232"/>
    <w:rsid w:val="22D2A1D9"/>
    <w:rsid w:val="2376BE84"/>
    <w:rsid w:val="23A8801D"/>
    <w:rsid w:val="23D321DB"/>
    <w:rsid w:val="23EACCED"/>
    <w:rsid w:val="2414E870"/>
    <w:rsid w:val="24258C78"/>
    <w:rsid w:val="24429D98"/>
    <w:rsid w:val="2456D5FF"/>
    <w:rsid w:val="245E4D9E"/>
    <w:rsid w:val="245FB9E1"/>
    <w:rsid w:val="24B80202"/>
    <w:rsid w:val="24E622E4"/>
    <w:rsid w:val="24F4962E"/>
    <w:rsid w:val="250FACAD"/>
    <w:rsid w:val="251674BF"/>
    <w:rsid w:val="259F1948"/>
    <w:rsid w:val="259F1C93"/>
    <w:rsid w:val="25E2B835"/>
    <w:rsid w:val="260C418E"/>
    <w:rsid w:val="2629192C"/>
    <w:rsid w:val="266FBFA4"/>
    <w:rsid w:val="267579FC"/>
    <w:rsid w:val="26B6EA1E"/>
    <w:rsid w:val="26BB8FFD"/>
    <w:rsid w:val="26C0B025"/>
    <w:rsid w:val="26C15EA2"/>
    <w:rsid w:val="26C2D583"/>
    <w:rsid w:val="26C2DADC"/>
    <w:rsid w:val="27065DB1"/>
    <w:rsid w:val="27097C12"/>
    <w:rsid w:val="274DF43C"/>
    <w:rsid w:val="276040F1"/>
    <w:rsid w:val="27A41CD8"/>
    <w:rsid w:val="27E36573"/>
    <w:rsid w:val="280FD983"/>
    <w:rsid w:val="281D44C3"/>
    <w:rsid w:val="28A5FDBB"/>
    <w:rsid w:val="28AC4DBD"/>
    <w:rsid w:val="28E35AB2"/>
    <w:rsid w:val="28FAB416"/>
    <w:rsid w:val="28FC1CCB"/>
    <w:rsid w:val="291EE911"/>
    <w:rsid w:val="29707D45"/>
    <w:rsid w:val="2A0580B3"/>
    <w:rsid w:val="2A1FA329"/>
    <w:rsid w:val="2A34998B"/>
    <w:rsid w:val="2A58FCA6"/>
    <w:rsid w:val="2A61C0A4"/>
    <w:rsid w:val="2A82F1A5"/>
    <w:rsid w:val="2ABB82F9"/>
    <w:rsid w:val="2B46FD9E"/>
    <w:rsid w:val="2B4DD76A"/>
    <w:rsid w:val="2B7E425F"/>
    <w:rsid w:val="2B95377A"/>
    <w:rsid w:val="2BB3918D"/>
    <w:rsid w:val="2BD50729"/>
    <w:rsid w:val="2C2C73A2"/>
    <w:rsid w:val="2C45BFE0"/>
    <w:rsid w:val="2C52534A"/>
    <w:rsid w:val="2C54EE1A"/>
    <w:rsid w:val="2CC63649"/>
    <w:rsid w:val="2D69681C"/>
    <w:rsid w:val="2D769D62"/>
    <w:rsid w:val="2D9FCB69"/>
    <w:rsid w:val="2DC95F5F"/>
    <w:rsid w:val="2DF1E10F"/>
    <w:rsid w:val="2DFA0D38"/>
    <w:rsid w:val="2E4F25FD"/>
    <w:rsid w:val="2F431089"/>
    <w:rsid w:val="2F85A7FA"/>
    <w:rsid w:val="2F8FCFD6"/>
    <w:rsid w:val="2FB31CF7"/>
    <w:rsid w:val="2FE30701"/>
    <w:rsid w:val="302C2825"/>
    <w:rsid w:val="30383354"/>
    <w:rsid w:val="30412224"/>
    <w:rsid w:val="304AC6B8"/>
    <w:rsid w:val="30C31B78"/>
    <w:rsid w:val="30CD0A8D"/>
    <w:rsid w:val="31363766"/>
    <w:rsid w:val="31395E97"/>
    <w:rsid w:val="31439B2C"/>
    <w:rsid w:val="31AE8014"/>
    <w:rsid w:val="31E93D89"/>
    <w:rsid w:val="31F7E1CD"/>
    <w:rsid w:val="32423870"/>
    <w:rsid w:val="3276EC00"/>
    <w:rsid w:val="3298CE58"/>
    <w:rsid w:val="32B0F4F2"/>
    <w:rsid w:val="32BC7C83"/>
    <w:rsid w:val="32D77BBC"/>
    <w:rsid w:val="32F0D53A"/>
    <w:rsid w:val="339060AB"/>
    <w:rsid w:val="339B27EE"/>
    <w:rsid w:val="339B7D86"/>
    <w:rsid w:val="33D8E22D"/>
    <w:rsid w:val="33F8F68C"/>
    <w:rsid w:val="341C68FE"/>
    <w:rsid w:val="34662557"/>
    <w:rsid w:val="34980B9C"/>
    <w:rsid w:val="349D4086"/>
    <w:rsid w:val="34CB1282"/>
    <w:rsid w:val="35128C07"/>
    <w:rsid w:val="3528F01A"/>
    <w:rsid w:val="352C028E"/>
    <w:rsid w:val="35380BA6"/>
    <w:rsid w:val="358B66B4"/>
    <w:rsid w:val="35EA9A2B"/>
    <w:rsid w:val="360068BD"/>
    <w:rsid w:val="36483FE9"/>
    <w:rsid w:val="364D6C6B"/>
    <w:rsid w:val="364EF53D"/>
    <w:rsid w:val="3699C35A"/>
    <w:rsid w:val="36B20ADD"/>
    <w:rsid w:val="36E71178"/>
    <w:rsid w:val="36FA4755"/>
    <w:rsid w:val="370EFE2F"/>
    <w:rsid w:val="373E9255"/>
    <w:rsid w:val="377A406D"/>
    <w:rsid w:val="37D0F351"/>
    <w:rsid w:val="380AD16F"/>
    <w:rsid w:val="38693CEC"/>
    <w:rsid w:val="38839619"/>
    <w:rsid w:val="38CFDA6F"/>
    <w:rsid w:val="38F72334"/>
    <w:rsid w:val="39318DCE"/>
    <w:rsid w:val="3939E00D"/>
    <w:rsid w:val="393A7B32"/>
    <w:rsid w:val="3977B442"/>
    <w:rsid w:val="3979AC6D"/>
    <w:rsid w:val="397ED07E"/>
    <w:rsid w:val="39AEE88E"/>
    <w:rsid w:val="3A08F97F"/>
    <w:rsid w:val="3A67F448"/>
    <w:rsid w:val="3AA57420"/>
    <w:rsid w:val="3AC9FA00"/>
    <w:rsid w:val="3ACCC9BE"/>
    <w:rsid w:val="3AEA9CB4"/>
    <w:rsid w:val="3AF6B417"/>
    <w:rsid w:val="3AFF95F9"/>
    <w:rsid w:val="3B245F2A"/>
    <w:rsid w:val="3B41EF05"/>
    <w:rsid w:val="3B640422"/>
    <w:rsid w:val="3B796D97"/>
    <w:rsid w:val="3B937B0A"/>
    <w:rsid w:val="3BD1C583"/>
    <w:rsid w:val="3C0C5B7A"/>
    <w:rsid w:val="3C187FA4"/>
    <w:rsid w:val="3CB58E6E"/>
    <w:rsid w:val="3D0AA75E"/>
    <w:rsid w:val="3D31B1AA"/>
    <w:rsid w:val="3D385E96"/>
    <w:rsid w:val="3D63E0FC"/>
    <w:rsid w:val="3DA81627"/>
    <w:rsid w:val="3DD46814"/>
    <w:rsid w:val="3E823BC1"/>
    <w:rsid w:val="3E8BEDAB"/>
    <w:rsid w:val="3EAF55B1"/>
    <w:rsid w:val="3ED11021"/>
    <w:rsid w:val="3EE46B42"/>
    <w:rsid w:val="3EE88552"/>
    <w:rsid w:val="3F039EAC"/>
    <w:rsid w:val="3F458D70"/>
    <w:rsid w:val="3F92AB73"/>
    <w:rsid w:val="3F99D200"/>
    <w:rsid w:val="3FA1C810"/>
    <w:rsid w:val="3FA306ED"/>
    <w:rsid w:val="4002F4FE"/>
    <w:rsid w:val="400834A8"/>
    <w:rsid w:val="4031E726"/>
    <w:rsid w:val="40385E12"/>
    <w:rsid w:val="403ABFA0"/>
    <w:rsid w:val="404E80B3"/>
    <w:rsid w:val="406D0232"/>
    <w:rsid w:val="40B29D99"/>
    <w:rsid w:val="415200F2"/>
    <w:rsid w:val="4156F490"/>
    <w:rsid w:val="41652FDF"/>
    <w:rsid w:val="41749A50"/>
    <w:rsid w:val="418B05D4"/>
    <w:rsid w:val="41F5D4F9"/>
    <w:rsid w:val="420FACC1"/>
    <w:rsid w:val="421C9D77"/>
    <w:rsid w:val="42237E3B"/>
    <w:rsid w:val="422C0CF7"/>
    <w:rsid w:val="425FED3F"/>
    <w:rsid w:val="4291D372"/>
    <w:rsid w:val="42930808"/>
    <w:rsid w:val="42B38D02"/>
    <w:rsid w:val="42CED447"/>
    <w:rsid w:val="42D4A14E"/>
    <w:rsid w:val="42F56EA2"/>
    <w:rsid w:val="42F6485D"/>
    <w:rsid w:val="4339292E"/>
    <w:rsid w:val="433D804F"/>
    <w:rsid w:val="434284F6"/>
    <w:rsid w:val="439F1690"/>
    <w:rsid w:val="43C29E3D"/>
    <w:rsid w:val="43F1FAD2"/>
    <w:rsid w:val="440785C2"/>
    <w:rsid w:val="44175264"/>
    <w:rsid w:val="441A009E"/>
    <w:rsid w:val="444A44CC"/>
    <w:rsid w:val="44A1AE81"/>
    <w:rsid w:val="44A6D224"/>
    <w:rsid w:val="44CAED65"/>
    <w:rsid w:val="4511C393"/>
    <w:rsid w:val="451B5DB7"/>
    <w:rsid w:val="4551491B"/>
    <w:rsid w:val="4552F6A2"/>
    <w:rsid w:val="458627DF"/>
    <w:rsid w:val="45B7C884"/>
    <w:rsid w:val="45BCA189"/>
    <w:rsid w:val="45BE929F"/>
    <w:rsid w:val="468C9E6A"/>
    <w:rsid w:val="469823AB"/>
    <w:rsid w:val="46990A3B"/>
    <w:rsid w:val="469D6281"/>
    <w:rsid w:val="46BD4419"/>
    <w:rsid w:val="46C927C5"/>
    <w:rsid w:val="46E0CAF1"/>
    <w:rsid w:val="46EABCE8"/>
    <w:rsid w:val="46F0DDCD"/>
    <w:rsid w:val="46FE2479"/>
    <w:rsid w:val="47228392"/>
    <w:rsid w:val="475EB118"/>
    <w:rsid w:val="477B4D4C"/>
    <w:rsid w:val="477D7B09"/>
    <w:rsid w:val="47DE1080"/>
    <w:rsid w:val="47E5DC76"/>
    <w:rsid w:val="47E6F0A7"/>
    <w:rsid w:val="47F459BE"/>
    <w:rsid w:val="47F9DD01"/>
    <w:rsid w:val="48625AE8"/>
    <w:rsid w:val="48E7542A"/>
    <w:rsid w:val="48F3DFCA"/>
    <w:rsid w:val="48F3E272"/>
    <w:rsid w:val="49267B3C"/>
    <w:rsid w:val="493DCFB1"/>
    <w:rsid w:val="4975A8A7"/>
    <w:rsid w:val="4989C149"/>
    <w:rsid w:val="4989F070"/>
    <w:rsid w:val="49B467AA"/>
    <w:rsid w:val="49BEB913"/>
    <w:rsid w:val="49ECE40E"/>
    <w:rsid w:val="4A10945F"/>
    <w:rsid w:val="4A49128E"/>
    <w:rsid w:val="4A69ED32"/>
    <w:rsid w:val="4AB88D79"/>
    <w:rsid w:val="4B1E6A0C"/>
    <w:rsid w:val="4B390D91"/>
    <w:rsid w:val="4B8260A0"/>
    <w:rsid w:val="4B8E1E6A"/>
    <w:rsid w:val="4B94EF6D"/>
    <w:rsid w:val="4BA50F4D"/>
    <w:rsid w:val="4BA67556"/>
    <w:rsid w:val="4BBEFFF8"/>
    <w:rsid w:val="4BDC5737"/>
    <w:rsid w:val="4BFE1779"/>
    <w:rsid w:val="4C05C330"/>
    <w:rsid w:val="4C0CFEDB"/>
    <w:rsid w:val="4C19A900"/>
    <w:rsid w:val="4C35FDA4"/>
    <w:rsid w:val="4C35FDA4"/>
    <w:rsid w:val="4C41D0F6"/>
    <w:rsid w:val="4C725209"/>
    <w:rsid w:val="4C74F810"/>
    <w:rsid w:val="4C7EF007"/>
    <w:rsid w:val="4C9E3FD3"/>
    <w:rsid w:val="4CA4E4EF"/>
    <w:rsid w:val="4CBE1232"/>
    <w:rsid w:val="4CCCBC02"/>
    <w:rsid w:val="4D02902B"/>
    <w:rsid w:val="4DC686AE"/>
    <w:rsid w:val="4DC783B1"/>
    <w:rsid w:val="4DE0ABEB"/>
    <w:rsid w:val="4E040DA6"/>
    <w:rsid w:val="4E19A7BA"/>
    <w:rsid w:val="4E2D6E45"/>
    <w:rsid w:val="4EA74D33"/>
    <w:rsid w:val="4EC73408"/>
    <w:rsid w:val="4EC8D5BA"/>
    <w:rsid w:val="4ECC8A17"/>
    <w:rsid w:val="4EE2512E"/>
    <w:rsid w:val="4EF1CFF3"/>
    <w:rsid w:val="4EF433B3"/>
    <w:rsid w:val="4F000D2F"/>
    <w:rsid w:val="4F1DC029"/>
    <w:rsid w:val="4F777894"/>
    <w:rsid w:val="4FE56760"/>
    <w:rsid w:val="5006D2F7"/>
    <w:rsid w:val="501E881C"/>
    <w:rsid w:val="50985FB2"/>
    <w:rsid w:val="509BD23D"/>
    <w:rsid w:val="50B1C374"/>
    <w:rsid w:val="50B66690"/>
    <w:rsid w:val="50BEDF65"/>
    <w:rsid w:val="50C5F330"/>
    <w:rsid w:val="50C8A87E"/>
    <w:rsid w:val="50DB8C0F"/>
    <w:rsid w:val="5116FB0D"/>
    <w:rsid w:val="51629022"/>
    <w:rsid w:val="516FFFC5"/>
    <w:rsid w:val="51EB52F8"/>
    <w:rsid w:val="51EDFE58"/>
    <w:rsid w:val="520FB5EF"/>
    <w:rsid w:val="52312E85"/>
    <w:rsid w:val="525F0D1E"/>
    <w:rsid w:val="5295D8BB"/>
    <w:rsid w:val="52A7588F"/>
    <w:rsid w:val="52A90544"/>
    <w:rsid w:val="52CD5472"/>
    <w:rsid w:val="52E02FEB"/>
    <w:rsid w:val="533BA727"/>
    <w:rsid w:val="53B63230"/>
    <w:rsid w:val="53DA64E4"/>
    <w:rsid w:val="53DDAF30"/>
    <w:rsid w:val="53FC70EF"/>
    <w:rsid w:val="542C5181"/>
    <w:rsid w:val="549C24C3"/>
    <w:rsid w:val="54D337FD"/>
    <w:rsid w:val="54F537C2"/>
    <w:rsid w:val="54F94839"/>
    <w:rsid w:val="552202EB"/>
    <w:rsid w:val="552928E0"/>
    <w:rsid w:val="5652D0E3"/>
    <w:rsid w:val="56616C28"/>
    <w:rsid w:val="5681A9B5"/>
    <w:rsid w:val="568C6DB6"/>
    <w:rsid w:val="56AA8F46"/>
    <w:rsid w:val="56CE51D0"/>
    <w:rsid w:val="56FC7790"/>
    <w:rsid w:val="57431155"/>
    <w:rsid w:val="5746BC3B"/>
    <w:rsid w:val="574DFC8F"/>
    <w:rsid w:val="576D5EE9"/>
    <w:rsid w:val="57CE2384"/>
    <w:rsid w:val="57F4F309"/>
    <w:rsid w:val="58447DE8"/>
    <w:rsid w:val="5879A4A0"/>
    <w:rsid w:val="589E656E"/>
    <w:rsid w:val="58F556BF"/>
    <w:rsid w:val="590BB7B8"/>
    <w:rsid w:val="5919FFB1"/>
    <w:rsid w:val="59238440"/>
    <w:rsid w:val="592DF6C7"/>
    <w:rsid w:val="59698349"/>
    <w:rsid w:val="59BAD699"/>
    <w:rsid w:val="59DBD604"/>
    <w:rsid w:val="59F901A2"/>
    <w:rsid w:val="59F95B06"/>
    <w:rsid w:val="5A32A06D"/>
    <w:rsid w:val="5A816F0F"/>
    <w:rsid w:val="5AB14EBF"/>
    <w:rsid w:val="5AE15E9B"/>
    <w:rsid w:val="5AE20534"/>
    <w:rsid w:val="5AE8A010"/>
    <w:rsid w:val="5B1C4E7D"/>
    <w:rsid w:val="5B23C330"/>
    <w:rsid w:val="5B360ED1"/>
    <w:rsid w:val="5B47C6B2"/>
    <w:rsid w:val="5B945EB7"/>
    <w:rsid w:val="5B9EB918"/>
    <w:rsid w:val="5BB1D306"/>
    <w:rsid w:val="5BC823D3"/>
    <w:rsid w:val="5C3C25FF"/>
    <w:rsid w:val="5C6259C0"/>
    <w:rsid w:val="5CC4B7BE"/>
    <w:rsid w:val="5CD7D77B"/>
    <w:rsid w:val="5D5A388E"/>
    <w:rsid w:val="5D77FAF6"/>
    <w:rsid w:val="5D91C1D8"/>
    <w:rsid w:val="5DB4CA18"/>
    <w:rsid w:val="5DBCFC94"/>
    <w:rsid w:val="5DC26D01"/>
    <w:rsid w:val="5E4C3075"/>
    <w:rsid w:val="5E7E8858"/>
    <w:rsid w:val="5ED4946F"/>
    <w:rsid w:val="5EEAFAE4"/>
    <w:rsid w:val="5F0FACDF"/>
    <w:rsid w:val="5F111C3C"/>
    <w:rsid w:val="5F21C7D2"/>
    <w:rsid w:val="5F2C63B8"/>
    <w:rsid w:val="5F35C1E5"/>
    <w:rsid w:val="5F6203AB"/>
    <w:rsid w:val="5F6F60A2"/>
    <w:rsid w:val="5F72EFAB"/>
    <w:rsid w:val="5F87FB42"/>
    <w:rsid w:val="5F914D2E"/>
    <w:rsid w:val="5FC6CC7A"/>
    <w:rsid w:val="600132FF"/>
    <w:rsid w:val="60135EB4"/>
    <w:rsid w:val="60182BBA"/>
    <w:rsid w:val="6041582F"/>
    <w:rsid w:val="6087C8A8"/>
    <w:rsid w:val="60D93164"/>
    <w:rsid w:val="60D93164"/>
    <w:rsid w:val="60E33B6E"/>
    <w:rsid w:val="60F6535E"/>
    <w:rsid w:val="60F69D5B"/>
    <w:rsid w:val="611CD733"/>
    <w:rsid w:val="61258272"/>
    <w:rsid w:val="614AF726"/>
    <w:rsid w:val="61668282"/>
    <w:rsid w:val="619801FF"/>
    <w:rsid w:val="619DFFC7"/>
    <w:rsid w:val="61B59E67"/>
    <w:rsid w:val="61C546E7"/>
    <w:rsid w:val="61E21F8B"/>
    <w:rsid w:val="61F516F8"/>
    <w:rsid w:val="6226D0CE"/>
    <w:rsid w:val="6239BF83"/>
    <w:rsid w:val="623CF7EC"/>
    <w:rsid w:val="6267E1DA"/>
    <w:rsid w:val="628E8F59"/>
    <w:rsid w:val="62BF9A55"/>
    <w:rsid w:val="62C0F600"/>
    <w:rsid w:val="630A326B"/>
    <w:rsid w:val="637DC8EF"/>
    <w:rsid w:val="63928DFA"/>
    <w:rsid w:val="63BD39FE"/>
    <w:rsid w:val="63E20F33"/>
    <w:rsid w:val="64376AA6"/>
    <w:rsid w:val="6438149B"/>
    <w:rsid w:val="646A19F9"/>
    <w:rsid w:val="649D5E5C"/>
    <w:rsid w:val="64A5046A"/>
    <w:rsid w:val="64C800A7"/>
    <w:rsid w:val="64DD96BF"/>
    <w:rsid w:val="652050E4"/>
    <w:rsid w:val="653DEB46"/>
    <w:rsid w:val="6594AD6B"/>
    <w:rsid w:val="659A4E69"/>
    <w:rsid w:val="65DD07B6"/>
    <w:rsid w:val="661239E1"/>
    <w:rsid w:val="66331D11"/>
    <w:rsid w:val="66403854"/>
    <w:rsid w:val="664957BC"/>
    <w:rsid w:val="66934099"/>
    <w:rsid w:val="66C59DF1"/>
    <w:rsid w:val="66D65A61"/>
    <w:rsid w:val="66E80540"/>
    <w:rsid w:val="66F9473F"/>
    <w:rsid w:val="6701E084"/>
    <w:rsid w:val="67392BFC"/>
    <w:rsid w:val="673E9000"/>
    <w:rsid w:val="679E5333"/>
    <w:rsid w:val="67A75B91"/>
    <w:rsid w:val="67C340CC"/>
    <w:rsid w:val="67D266E4"/>
    <w:rsid w:val="6834EA93"/>
    <w:rsid w:val="686986F1"/>
    <w:rsid w:val="68D1C5DE"/>
    <w:rsid w:val="68F08525"/>
    <w:rsid w:val="69199823"/>
    <w:rsid w:val="6933B8D4"/>
    <w:rsid w:val="69605873"/>
    <w:rsid w:val="6963C73D"/>
    <w:rsid w:val="699787D9"/>
    <w:rsid w:val="69BD1C1D"/>
    <w:rsid w:val="69C5F65F"/>
    <w:rsid w:val="6A1E8325"/>
    <w:rsid w:val="6A65FC68"/>
    <w:rsid w:val="6A71E902"/>
    <w:rsid w:val="6A756E63"/>
    <w:rsid w:val="6A86069E"/>
    <w:rsid w:val="6A8F9B3F"/>
    <w:rsid w:val="6AD18080"/>
    <w:rsid w:val="6AFD44DC"/>
    <w:rsid w:val="6B160D81"/>
    <w:rsid w:val="6B3944B0"/>
    <w:rsid w:val="6B6D2837"/>
    <w:rsid w:val="6B95BF70"/>
    <w:rsid w:val="6BFC478C"/>
    <w:rsid w:val="6C02B7FF"/>
    <w:rsid w:val="6C1A4428"/>
    <w:rsid w:val="6C91B3BC"/>
    <w:rsid w:val="6C95B98B"/>
    <w:rsid w:val="6CD9A7C2"/>
    <w:rsid w:val="6DEFDE3B"/>
    <w:rsid w:val="6E2A5ABC"/>
    <w:rsid w:val="6E389A8B"/>
    <w:rsid w:val="6E3A1899"/>
    <w:rsid w:val="6E3B291C"/>
    <w:rsid w:val="6E5A8347"/>
    <w:rsid w:val="6E5EBA8B"/>
    <w:rsid w:val="6EA632F8"/>
    <w:rsid w:val="6EC3D0A0"/>
    <w:rsid w:val="6F71FD32"/>
    <w:rsid w:val="6F9916BE"/>
    <w:rsid w:val="6FDC85D7"/>
    <w:rsid w:val="6FE7AA19"/>
    <w:rsid w:val="7002C7E0"/>
    <w:rsid w:val="7016799E"/>
    <w:rsid w:val="70895175"/>
    <w:rsid w:val="708FADF3"/>
    <w:rsid w:val="7091F724"/>
    <w:rsid w:val="70AEC9A2"/>
    <w:rsid w:val="712B0A90"/>
    <w:rsid w:val="713C962E"/>
    <w:rsid w:val="71587024"/>
    <w:rsid w:val="716265E4"/>
    <w:rsid w:val="7198DDBC"/>
    <w:rsid w:val="71BDB638"/>
    <w:rsid w:val="723AD62F"/>
    <w:rsid w:val="724207AD"/>
    <w:rsid w:val="72870408"/>
    <w:rsid w:val="72AE1AA9"/>
    <w:rsid w:val="72E031A5"/>
    <w:rsid w:val="73AF84CB"/>
    <w:rsid w:val="73E49F09"/>
    <w:rsid w:val="742B6C5D"/>
    <w:rsid w:val="74323FB8"/>
    <w:rsid w:val="7437A536"/>
    <w:rsid w:val="749B13DA"/>
    <w:rsid w:val="759FDECF"/>
    <w:rsid w:val="75CB9251"/>
    <w:rsid w:val="75D3B6A9"/>
    <w:rsid w:val="75E7EF7A"/>
    <w:rsid w:val="76015BE4"/>
    <w:rsid w:val="760A97A0"/>
    <w:rsid w:val="7629D2B3"/>
    <w:rsid w:val="76CC4B11"/>
    <w:rsid w:val="76D868BD"/>
    <w:rsid w:val="76D97162"/>
    <w:rsid w:val="76EB3A2C"/>
    <w:rsid w:val="76ECF66C"/>
    <w:rsid w:val="772DE4D5"/>
    <w:rsid w:val="77564987"/>
    <w:rsid w:val="775F41CD"/>
    <w:rsid w:val="77780482"/>
    <w:rsid w:val="778AB108"/>
    <w:rsid w:val="77B816F0"/>
    <w:rsid w:val="77BC17F8"/>
    <w:rsid w:val="77C80D8D"/>
    <w:rsid w:val="77CD7E29"/>
    <w:rsid w:val="77EE90BE"/>
    <w:rsid w:val="782E2819"/>
    <w:rsid w:val="78454B44"/>
    <w:rsid w:val="7854FF13"/>
    <w:rsid w:val="78D288F0"/>
    <w:rsid w:val="7910C72B"/>
    <w:rsid w:val="794C81A3"/>
    <w:rsid w:val="799B10AB"/>
    <w:rsid w:val="79A5CBA4"/>
    <w:rsid w:val="7A57E8D2"/>
    <w:rsid w:val="7A7C95CE"/>
    <w:rsid w:val="7A81B40C"/>
    <w:rsid w:val="7A9A885B"/>
    <w:rsid w:val="7AD4E2B0"/>
    <w:rsid w:val="7AF677DB"/>
    <w:rsid w:val="7AFC1087"/>
    <w:rsid w:val="7AFC5194"/>
    <w:rsid w:val="7B2693E4"/>
    <w:rsid w:val="7B38F42B"/>
    <w:rsid w:val="7B6445CD"/>
    <w:rsid w:val="7B972886"/>
    <w:rsid w:val="7BAB1375"/>
    <w:rsid w:val="7BD9D039"/>
    <w:rsid w:val="7C3FE03D"/>
    <w:rsid w:val="7CB26B7A"/>
    <w:rsid w:val="7CDB5B93"/>
    <w:rsid w:val="7D0F47D0"/>
    <w:rsid w:val="7D1AEA3A"/>
    <w:rsid w:val="7DB35C25"/>
    <w:rsid w:val="7DB72A91"/>
    <w:rsid w:val="7E0A8AB0"/>
    <w:rsid w:val="7E2B419A"/>
    <w:rsid w:val="7E4ACD70"/>
    <w:rsid w:val="7E6D836E"/>
    <w:rsid w:val="7E6E4AE7"/>
    <w:rsid w:val="7EA10374"/>
    <w:rsid w:val="7EAFA0DF"/>
    <w:rsid w:val="7EB3F8E9"/>
    <w:rsid w:val="7ECDE005"/>
    <w:rsid w:val="7ED4D246"/>
    <w:rsid w:val="7EE8344B"/>
    <w:rsid w:val="7F0E2797"/>
    <w:rsid w:val="7F3A3657"/>
    <w:rsid w:val="7FCD079C"/>
    <w:rsid w:val="7FDB13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14:docId w14:val="1FAB49E5"/>
  <w15:docId w15:val="{55ED75EF-42D0-4A99-9A37-2A19E500F63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Times New Roma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jc w:val="center"/>
    </w:pPr>
    <w:rPr>
      <w:rFonts w:ascii="Times New Roman" w:hAnsi="Times New Roman" w:eastAsia="Times New Roman" w:cs="Times New Roman"/>
      <w:lang w:val="en" w:eastAsia="ja-JP" w:bidi="ar-SA"/>
    </w:rPr>
  </w:style>
  <w:style w:type="paragraph" w:styleId="2">
    <w:name w:val="heading 1"/>
    <w:basedOn w:val="1"/>
    <w:next w:val="1"/>
    <w:qFormat/>
    <w:uiPriority w:val="9"/>
    <w:pPr>
      <w:keepNext/>
      <w:keepLines/>
      <w:tabs>
        <w:tab w:val="left" w:pos="216"/>
      </w:tabs>
      <w:spacing w:before="160" w:after="80"/>
      <w:outlineLvl w:val="0"/>
    </w:pPr>
    <w:rPr>
      <w:smallCaps/>
    </w:rPr>
  </w:style>
  <w:style w:type="paragraph" w:styleId="3">
    <w:name w:val="heading 2"/>
    <w:basedOn w:val="1"/>
    <w:next w:val="1"/>
    <w:unhideWhenUsed/>
    <w:qFormat/>
    <w:uiPriority w:val="9"/>
    <w:pPr>
      <w:keepNext/>
      <w:keepLines/>
      <w:tabs>
        <w:tab w:val="left" w:pos="288"/>
      </w:tabs>
      <w:spacing w:before="120" w:after="60"/>
      <w:jc w:val="left"/>
      <w:outlineLvl w:val="1"/>
    </w:pPr>
    <w:rPr>
      <w:i/>
    </w:rPr>
  </w:style>
  <w:style w:type="paragraph" w:styleId="4">
    <w:name w:val="heading 3"/>
    <w:basedOn w:val="1"/>
    <w:next w:val="1"/>
    <w:semiHidden/>
    <w:unhideWhenUsed/>
    <w:qFormat/>
    <w:uiPriority w:val="9"/>
    <w:pPr>
      <w:ind w:firstLine="288"/>
      <w:jc w:val="both"/>
      <w:outlineLvl w:val="2"/>
    </w:pPr>
    <w:rPr>
      <w:i/>
    </w:rPr>
  </w:style>
  <w:style w:type="paragraph" w:styleId="5">
    <w:name w:val="heading 4"/>
    <w:basedOn w:val="1"/>
    <w:next w:val="1"/>
    <w:semiHidden/>
    <w:unhideWhenUsed/>
    <w:qFormat/>
    <w:uiPriority w:val="9"/>
    <w:pPr>
      <w:tabs>
        <w:tab w:val="left" w:pos="720"/>
      </w:tabs>
      <w:spacing w:before="40" w:after="40"/>
      <w:ind w:firstLine="504"/>
      <w:jc w:val="both"/>
      <w:outlineLvl w:val="3"/>
    </w:pPr>
    <w:rPr>
      <w:i/>
    </w:rPr>
  </w:style>
  <w:style w:type="paragraph" w:styleId="6">
    <w:name w:val="heading 5"/>
    <w:basedOn w:val="1"/>
    <w:next w:val="1"/>
    <w:semiHidden/>
    <w:unhideWhenUsed/>
    <w:qFormat/>
    <w:uiPriority w:val="9"/>
    <w:pPr>
      <w:tabs>
        <w:tab w:val="left" w:pos="360"/>
      </w:tabs>
      <w:spacing w:before="160" w:after="80"/>
      <w:outlineLvl w:val="4"/>
    </w:pPr>
    <w:rPr>
      <w:smallCaps/>
    </w:rPr>
  </w:style>
  <w:style w:type="paragraph" w:styleId="7">
    <w:name w:val="heading 6"/>
    <w:basedOn w:val="1"/>
    <w:next w:val="1"/>
    <w:semiHidden/>
    <w:unhideWhenUsed/>
    <w:qFormat/>
    <w:uiPriority w:val="9"/>
    <w:pPr>
      <w:keepNext/>
      <w:keepLines/>
      <w:spacing w:before="200" w:after="40"/>
      <w:outlineLvl w:val="5"/>
    </w:pPr>
    <w:rPr>
      <w:b/>
    </w:rPr>
  </w:style>
  <w:style w:type="character" w:styleId="8" w:default="1">
    <w:name w:val="Default Paragraph Font"/>
    <w:semiHidden/>
    <w:unhideWhenUsed/>
    <w:qFormat/>
    <w:uiPriority w:val="1"/>
  </w:style>
  <w:style w:type="table" w:styleId="9" w:default="1">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u w:val="single"/>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3">
    <w:name w:val="Title"/>
    <w:basedOn w:val="1"/>
    <w:next w:val="1"/>
    <w:qFormat/>
    <w:uiPriority w:val="10"/>
    <w:pPr>
      <w:keepNext/>
      <w:keepLines/>
      <w:spacing w:before="480" w:after="120"/>
    </w:pPr>
    <w:rPr>
      <w:b/>
      <w:sz w:val="72"/>
      <w:szCs w:val="72"/>
    </w:rPr>
  </w:style>
  <w:style w:type="table" w:styleId="14" w:customStyle="1">
    <w:name w:val="TableNormal"/>
    <w:qFormat/>
    <w:uiPriority w:val="0"/>
    <w:tblPr>
      <w:tblCellMar>
        <w:top w:w="0" w:type="dxa"/>
        <w:left w:w="0" w:type="dxa"/>
        <w:bottom w:w="0" w:type="dxa"/>
        <w:right w:w="0" w:type="dxa"/>
      </w:tblCellMar>
    </w:tblPr>
  </w:style>
  <w:style w:type="table" w:styleId="15" w:customStyle="1">
    <w:name w:val="_Style 12"/>
    <w:basedOn w:val="14"/>
    <w:uiPriority w:val="0"/>
    <w:tblPr>
      <w:tblCellMar>
        <w:top w:w="0" w:type="dxa"/>
        <w:left w:w="108" w:type="dxa"/>
        <w:bottom w:w="0" w:type="dxa"/>
        <w:right w:w="108" w:type="dxa"/>
      </w:tblCellMar>
    </w:tblPr>
  </w:style>
  <w:style w:type="table" w:styleId="16" w:customStyle="1">
    <w:name w:val="_Style 13"/>
    <w:basedOn w:val="14"/>
    <w:uiPriority w:val="0"/>
    <w:tblPr>
      <w:tblCellMar>
        <w:top w:w="0" w:type="dxa"/>
        <w:left w:w="108" w:type="dxa"/>
        <w:bottom w:w="0" w:type="dxa"/>
        <w:right w:w="108" w:type="dxa"/>
      </w:tblCellMar>
    </w:tblPr>
  </w:style>
  <w:style w:type="table" w:styleId="17" w:customStyle="1">
    <w:name w:val="_Style 14"/>
    <w:basedOn w:val="14"/>
    <w:uiPriority w:val="0"/>
    <w:tblPr>
      <w:tblCellMar>
        <w:top w:w="0" w:type="dxa"/>
        <w:left w:w="108" w:type="dxa"/>
        <w:bottom w:w="0" w:type="dxa"/>
        <w:right w:w="108" w:type="dxa"/>
      </w:tblCellMar>
    </w:tblPr>
  </w:style>
  <w:style w:type="paragraph" w:styleId="18">
    <w:name w:val="List Paragraph"/>
    <w:basedOn w:val="1"/>
    <w:qFormat/>
    <w:uiPriority w:val="34"/>
    <w:pPr>
      <w:ind w:left="720"/>
      <w:contextualSpacing/>
    </w:pPr>
  </w:style>
  <w:style w:type="paragraph" w:styleId="Header">
    <w:uiPriority w:val="99"/>
    <w:name w:val="header"/>
    <w:basedOn w:val="1"/>
    <w:unhideWhenUsed/>
    <w:rsid w:val="15F2F8D1"/>
    <w:pPr>
      <w:tabs>
        <w:tab w:val="center" w:leader="none" w:pos="4680"/>
        <w:tab w:val="right" w:leader="none" w:pos="9360"/>
      </w:tabs>
      <w:spacing w:after="0" w:line="240" w:lineRule="auto"/>
    </w:pPr>
  </w:style>
  <w:style w:type="paragraph" w:styleId="Footer">
    <w:uiPriority w:val="99"/>
    <w:name w:val="footer"/>
    <w:basedOn w:val="1"/>
    <w:unhideWhenUsed/>
    <w:rsid w:val="15F2F8D1"/>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theme" Target="theme/theme1.xml" Id="rId4" /><Relationship Type="http://schemas.openxmlformats.org/officeDocument/2006/relationships/footer" Target="footer1.xml" Id="rId3" /><Relationship Type="http://schemas.openxmlformats.org/officeDocument/2006/relationships/settings" Target="settings.xml" Id="rId2" /><Relationship Type="http://schemas.openxmlformats.org/officeDocument/2006/relationships/fontTable" Target="fontTable.xml" Id="rId17" /><Relationship Type="http://schemas.openxmlformats.org/officeDocument/2006/relationships/customXml" Target="../customXml/item3.xml" Id="rId16" /><Relationship Type="http://schemas.openxmlformats.org/officeDocument/2006/relationships/customXml" Target="../customXml/item2.xml" Id="rId15" /><Relationship Type="http://schemas.openxmlformats.org/officeDocument/2006/relationships/customXml" Target="../customXml/item1.xml" Id="rId14" /><Relationship Type="http://schemas.openxmlformats.org/officeDocument/2006/relationships/numbering" Target="numbering.xml" Id="rId13" /><Relationship Type="http://schemas.openxmlformats.org/officeDocument/2006/relationships/styles" Target="styles.xml" Id="rId1" /><Relationship Type="http://schemas.microsoft.com/office/2020/10/relationships/intelligence" Target="intelligence2.xml" Id="Reeb363597abf4b08" /><Relationship Type="http://schemas.openxmlformats.org/officeDocument/2006/relationships/header" Target="header.xml" Id="R761599b570cf4887" /><Relationship Type="http://schemas.openxmlformats.org/officeDocument/2006/relationships/header" Target="header2.xml" Id="R4f1d96d668774449" /><Relationship Type="http://schemas.openxmlformats.org/officeDocument/2006/relationships/footer" Target="footer2.xml" Id="R04566364884a4ee7" /><Relationship Type="http://schemas.openxmlformats.org/officeDocument/2006/relationships/header" Target="header3.xml" Id="R2cd00ac77d764536" /><Relationship Type="http://schemas.openxmlformats.org/officeDocument/2006/relationships/header" Target="header4.xml" Id="R35eaeeb36a504424" /><Relationship Type="http://schemas.openxmlformats.org/officeDocument/2006/relationships/footer" Target="footer3.xml" Id="R7cb0705059b04e9e" /><Relationship Type="http://schemas.openxmlformats.org/officeDocument/2006/relationships/header" Target="header5.xml" Id="R7c63964de6394fb0" /><Relationship Type="http://schemas.openxmlformats.org/officeDocument/2006/relationships/header" Target="header6.xml" Id="R17018ea369da480d" /><Relationship Type="http://schemas.openxmlformats.org/officeDocument/2006/relationships/footer" Target="footer4.xml" Id="R71e5dfc4a639404b" /><Relationship Type="http://schemas.openxmlformats.org/officeDocument/2006/relationships/image" Target="/media/image9.png" Id="rId384466820" /><Relationship Type="http://schemas.openxmlformats.org/officeDocument/2006/relationships/image" Target="/media/imagea.png" Id="rId302433556" /><Relationship Type="http://schemas.openxmlformats.org/officeDocument/2006/relationships/image" Target="/media/imageb.png" Id="rId938840068" /><Relationship Type="http://schemas.openxmlformats.org/officeDocument/2006/relationships/image" Target="/media/imagec.png" Id="rId472169913" /><Relationship Type="http://schemas.openxmlformats.org/officeDocument/2006/relationships/image" Target="/media/imaged.png" Id="rId410275064" /><Relationship Type="http://schemas.openxmlformats.org/officeDocument/2006/relationships/image" Target="/media/imagee.png" Id="rId1848057900" /><Relationship Type="http://schemas.openxmlformats.org/officeDocument/2006/relationships/image" Target="/media/imagef.png" Id="rId2031509994" /><Relationship Type="http://schemas.openxmlformats.org/officeDocument/2006/relationships/image" Target="/media/image10.png" Id="rId98333875" /><Relationship Type="http://schemas.openxmlformats.org/officeDocument/2006/relationships/image" Target="/media/image11.png" Id="rId297165881" /><Relationship Type="http://schemas.openxmlformats.org/officeDocument/2006/relationships/image" Target="/media/image12.png" Id="rId1140529194" /><Relationship Type="http://schemas.openxmlformats.org/officeDocument/2006/relationships/image" Target="/media/image13.png" Id="rId237535296" /><Relationship Type="http://schemas.openxmlformats.org/officeDocument/2006/relationships/image" Target="/media/image14.png" Id="rId128510696" /><Relationship Type="http://schemas.openxmlformats.org/officeDocument/2006/relationships/image" Target="/media/image16.png" Id="rId1594819001" /><Relationship Type="http://schemas.openxmlformats.org/officeDocument/2006/relationships/header" Target="header7.xml" Id="Rc385cd2a016240e6" /><Relationship Type="http://schemas.openxmlformats.org/officeDocument/2006/relationships/header" Target="header8.xml" Id="Rc7d3c5dda8084474" /><Relationship Type="http://schemas.openxmlformats.org/officeDocument/2006/relationships/footer" Target="footer5.xml" Id="R9aa456f57812471b" /><Relationship Type="http://schemas.openxmlformats.org/officeDocument/2006/relationships/image" Target="/media/image18.png" Id="rId1478346073" /><Relationship Type="http://schemas.openxmlformats.org/officeDocument/2006/relationships/image" Target="/media/image19.png" Id="rId1376474262" /><Relationship Type="http://schemas.openxmlformats.org/officeDocument/2006/relationships/image" Target="/media/image1a.png" Id="rId40916553" /><Relationship Type="http://schemas.openxmlformats.org/officeDocument/2006/relationships/image" Target="/media/image1b.png" Id="rId840587513" /><Relationship Type="http://schemas.openxmlformats.org/officeDocument/2006/relationships/image" Target="/media/image1c.png" Id="rId174500494" /><Relationship Type="http://schemas.openxmlformats.org/officeDocument/2006/relationships/image" Target="/media/image1d.png" Id="rId49907346" /><Relationship Type="http://schemas.openxmlformats.org/officeDocument/2006/relationships/image" Target="/media/image1e.png" Id="rId145620521" /><Relationship Type="http://schemas.openxmlformats.org/officeDocument/2006/relationships/image" Target="/media/image1f.png" Id="rId1096891589" /><Relationship Type="http://schemas.openxmlformats.org/officeDocument/2006/relationships/image" Target="/media/image20.png" Id="rId1784747174" /><Relationship Type="http://schemas.openxmlformats.org/officeDocument/2006/relationships/image" Target="/media/image21.png" Id="rId1612497210" /><Relationship Type="http://schemas.openxmlformats.org/officeDocument/2006/relationships/image" Target="/media/image22.png" Id="rId1879948969" /><Relationship Type="http://schemas.openxmlformats.org/officeDocument/2006/relationships/image" Target="/media/image23.png" Id="rId1114904403" /><Relationship Type="http://schemas.openxmlformats.org/officeDocument/2006/relationships/image" Target="/media/image24.png" Id="rId72881990" /><Relationship Type="http://schemas.openxmlformats.org/officeDocument/2006/relationships/image" Target="/media/image25.png" Id="rId1184553074" /><Relationship Type="http://schemas.openxmlformats.org/officeDocument/2006/relationships/image" Target="/media/image26.png" Id="rId2023655317" /><Relationship Type="http://schemas.openxmlformats.org/officeDocument/2006/relationships/image" Target="/media/image27.png" Id="rId721808337" /><Relationship Type="http://schemas.openxmlformats.org/officeDocument/2006/relationships/image" Target="/media/image28.png" Id="rId1267390473" /><Relationship Type="http://schemas.openxmlformats.org/officeDocument/2006/relationships/image" Target="/media/image29.png" Id="rId1026881100" /><Relationship Type="http://schemas.openxmlformats.org/officeDocument/2006/relationships/image" Target="/media/image2a.png" Id="rId126791188" /><Relationship Type="http://schemas.openxmlformats.org/officeDocument/2006/relationships/hyperlink" Target="https://www.researchgate.net/publication/375003512_Data_Preprocessing_for_Machine_Learning" TargetMode="External" Id="R995cb26389f74ad4" /><Relationship Type="http://schemas.openxmlformats.org/officeDocument/2006/relationships/hyperlink" Target="https://www.researchgate.net/publication/228084519_Data_Preprocessing_for_Supervised_Learning" TargetMode="External" Id="R9be3a811b0b54382" /></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&#65279;<?xml version="1.0" encoding="utf-8"?><Relationships xmlns="http://schemas.openxmlformats.org/package/2006/relationships"><Relationship Type="http://schemas.openxmlformats.org/officeDocument/2006/relationships/hyperlink" Target="mailto:maleighnadyn.pajanustan@my.jru.edu" TargetMode="External" Id="R2a059976889a45e7" /><Relationship Type="http://schemas.openxmlformats.org/officeDocument/2006/relationships/hyperlink" Target="mailto:angela.taylan@my.jru.edu" TargetMode="External" Id="R2172cd6992924c26" /><Relationship Type="http://schemas.openxmlformats.org/officeDocument/2006/relationships/hyperlink" Target="mailto:dominicboy.almazan@my.jru.edu" TargetMode="External" Id="R92230a1ff1bd457a" /><Relationship Type="http://schemas.openxmlformats.org/officeDocument/2006/relationships/hyperlink" Target="mailto:samanthareign.pajanustan@my.jru.edu" TargetMode="External" Id="R248947782f8642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f0b878d47558b69107ebf287cae17ff2">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f91b443e15cbc3b1e71f8ea1dd15c850"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8ba71ed-ed7e-4cc3-a8a7-1296b6ec3e02" xsi:nil="true"/>
    <TaxCatchAll xmlns="85cf6750-fa67-4ddf-907d-94fc8e3b3ddb"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6022AD-110C-46D0-BE17-453DA472A8D3}"/>
</file>

<file path=customXml/itemProps2.xml><?xml version="1.0" encoding="utf-8"?>
<ds:datastoreItem xmlns:ds="http://schemas.openxmlformats.org/officeDocument/2006/customXml" ds:itemID="{78A5FA2B-90E0-4D96-ADA9-0B51B5726ACC}">
  <ds:schemaRefs/>
</ds:datastoreItem>
</file>

<file path=customXml/itemProps3.xml><?xml version="1.0" encoding="utf-8"?>
<ds:datastoreItem xmlns:ds="http://schemas.openxmlformats.org/officeDocument/2006/customXml" ds:itemID="{C8A8984E-2500-407F-BED1-115E60E6650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Ma. Leigh Nadyn  Pajanustan</lastModifiedBy>
  <revision>18</revision>
  <dcterms:created xsi:type="dcterms:W3CDTF">2025-08-28T09:02:00.0000000Z</dcterms:created>
  <dcterms:modified xsi:type="dcterms:W3CDTF">2025-10-02T14:34:47.9633482Z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4A1C09D6889E4E8B9CFB66683AA9AF95_13</vt:lpwstr>
  </property>
  <property fmtid="{D5CDD505-2E9C-101B-9397-08002B2CF9AE}" pid="4" name="GrammarlyDocumentId">
    <vt:lpwstr>61f75c54-6644-4deb-86d3-068f5a3e83d9</vt:lpwstr>
  </property>
  <property fmtid="{D5CDD505-2E9C-101B-9397-08002B2CF9AE}" pid="5" name="ContentTypeId">
    <vt:lpwstr>0x010100734661374C3DEC459AD7A385CCE2E044</vt:lpwstr>
  </property>
  <property fmtid="{D5CDD505-2E9C-101B-9397-08002B2CF9AE}" pid="6" name="MediaServiceImageTags">
    <vt:lpwstr/>
  </property>
</Properties>
</file>